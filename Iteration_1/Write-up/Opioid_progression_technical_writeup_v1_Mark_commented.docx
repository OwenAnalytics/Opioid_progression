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B1960" w14:textId="2933B792" w:rsidR="0062092A" w:rsidRDefault="0062092A" w:rsidP="0062092A">
      <w:pPr>
        <w:pStyle w:val="Title"/>
        <w:jc w:val="center"/>
      </w:pPr>
      <w:r>
        <w:t>OUD Progression – Building a Predictive Model</w:t>
      </w:r>
    </w:p>
    <w:p w14:paraId="721883FF" w14:textId="26718A15" w:rsidR="009C69FD" w:rsidRDefault="00671E38" w:rsidP="00671E38">
      <w:pPr>
        <w:pStyle w:val="Heading1"/>
      </w:pPr>
      <w:r>
        <w:t>Sample Selection</w:t>
      </w:r>
      <w:r w:rsidR="00B144FD">
        <w:t>:</w:t>
      </w:r>
    </w:p>
    <w:p w14:paraId="0A1C45D3" w14:textId="7BB74E95" w:rsidR="00D823D4" w:rsidRDefault="002A04DE" w:rsidP="00B144FD">
      <w:pPr>
        <w:rPr>
          <w:ins w:id="0" w:author="Mark,Goodhart" w:date="2018-06-26T10:10:00Z"/>
        </w:rPr>
      </w:pPr>
      <w:r>
        <w:tab/>
      </w:r>
      <w:del w:id="1" w:author="Mark,Goodhart" w:date="2018-06-26T10:07:00Z">
        <w:r w:rsidDel="00D823D4">
          <w:delText>Starting from</w:delText>
        </w:r>
      </w:del>
      <w:ins w:id="2" w:author="Mark,Goodhart" w:date="2018-06-26T10:07:00Z">
        <w:r w:rsidR="00D823D4">
          <w:t>Using</w:t>
        </w:r>
      </w:ins>
      <w:ins w:id="3" w:author="Mark,Goodhart" w:date="2018-06-26T10:08:00Z">
        <w:r w:rsidR="00D823D4">
          <w:t xml:space="preserve"> an external</w:t>
        </w:r>
      </w:ins>
      <w:r>
        <w:t xml:space="preserve"> MarketScan Medicaid dataset</w:t>
      </w:r>
      <w:ins w:id="4" w:author="Mark,Goodhart" w:date="2018-06-26T10:08:00Z">
        <w:r w:rsidR="00D823D4">
          <w:t xml:space="preserve"> for services between 2013 and 2016</w:t>
        </w:r>
      </w:ins>
      <w:r>
        <w:t xml:space="preserve">, we selected enrollees </w:t>
      </w:r>
      <w:ins w:id="5" w:author="Mark,Goodhart" w:date="2018-06-26T10:10:00Z">
        <w:r w:rsidR="00D823D4">
          <w:t>with the following requirements:</w:t>
        </w:r>
      </w:ins>
    </w:p>
    <w:p w14:paraId="4DF1AC4F" w14:textId="2553FFC9" w:rsidR="00D823D4" w:rsidRDefault="002A04DE" w:rsidP="00D823D4">
      <w:pPr>
        <w:pStyle w:val="ListParagraph"/>
        <w:numPr>
          <w:ilvl w:val="0"/>
          <w:numId w:val="1"/>
        </w:numPr>
        <w:rPr>
          <w:moveTo w:id="6" w:author="Mark,Goodhart" w:date="2018-06-26T10:10:00Z"/>
        </w:rPr>
      </w:pPr>
      <w:del w:id="7" w:author="Mark,Goodhart" w:date="2018-06-26T10:11:00Z">
        <w:r w:rsidDel="00D823D4">
          <w:delText>who has a clean period in 2013, meaning that the selected enrollee d</w:delText>
        </w:r>
      </w:del>
      <w:moveToRangeStart w:id="8" w:author="Mark,Goodhart" w:date="2018-06-26T10:10:00Z" w:name="move517771186"/>
      <w:moveTo w:id="9" w:author="Mark,Goodhart" w:date="2018-06-26T10:10:00Z">
        <w:r w:rsidR="00D823D4">
          <w:t>Must have 11+ months of eligibility in each year from 2013 from 2016</w:t>
        </w:r>
      </w:moveTo>
    </w:p>
    <w:p w14:paraId="4B6C37DA" w14:textId="0CA40A8A" w:rsidR="00D823D4" w:rsidRDefault="00D823D4" w:rsidP="00D823D4">
      <w:pPr>
        <w:pStyle w:val="ListParagraph"/>
        <w:numPr>
          <w:ilvl w:val="0"/>
          <w:numId w:val="1"/>
        </w:numPr>
        <w:rPr>
          <w:moveTo w:id="10" w:author="Mark,Goodhart" w:date="2018-06-26T10:10:00Z"/>
        </w:rPr>
      </w:pPr>
      <w:moveTo w:id="11" w:author="Mark,Goodhart" w:date="2018-06-26T10:10:00Z">
        <w:r>
          <w:t>Must be 12+ years old a</w:t>
        </w:r>
        <w:del w:id="12" w:author="Mark,Goodhart" w:date="2018-06-26T10:17:00Z">
          <w:r w:rsidDel="00BB6ECB">
            <w:delText>s</w:delText>
          </w:r>
        </w:del>
      </w:moveTo>
      <w:ins w:id="13" w:author="Mark,Goodhart" w:date="2018-06-26T10:17:00Z">
        <w:r w:rsidR="00BB6ECB">
          <w:t>t</w:t>
        </w:r>
      </w:ins>
      <w:moveTo w:id="14" w:author="Mark,Goodhart" w:date="2018-06-26T10:10:00Z">
        <w:r>
          <w:t xml:space="preserve"> start of Measurement Year 2014 (1/1/2014)</w:t>
        </w:r>
      </w:moveTo>
    </w:p>
    <w:p w14:paraId="11A78848" w14:textId="329BDB52" w:rsidR="00D823D4" w:rsidRDefault="00D823D4" w:rsidP="00D823D4">
      <w:pPr>
        <w:pStyle w:val="ListParagraph"/>
        <w:numPr>
          <w:ilvl w:val="0"/>
          <w:numId w:val="1"/>
        </w:numPr>
        <w:rPr>
          <w:ins w:id="15" w:author="Mark,Goodhart" w:date="2018-06-26T10:18:00Z"/>
        </w:rPr>
      </w:pPr>
      <w:moveTo w:id="16" w:author="Mark,Goodhart" w:date="2018-06-26T10:10:00Z">
        <w:del w:id="17" w:author="Mark,Goodhart" w:date="2018-06-26T10:13:00Z">
          <w:r w:rsidDel="00D823D4">
            <w:delText xml:space="preserve">All members in </w:delText>
          </w:r>
        </w:del>
        <w:del w:id="18" w:author="Mark,Goodhart" w:date="2018-06-26T10:36:00Z">
          <w:r w:rsidDel="0025027F">
            <w:delText xml:space="preserve">Pharmacy, Medical Claims and Admissions </w:delText>
          </w:r>
        </w:del>
        <w:del w:id="19" w:author="Mark,Goodhart" w:date="2018-06-26T10:13:00Z">
          <w:r w:rsidDel="00D823D4">
            <w:delText>will</w:delText>
          </w:r>
        </w:del>
      </w:moveTo>
      <w:ins w:id="20" w:author="Mark,Goodhart" w:date="2018-06-26T10:13:00Z">
        <w:r>
          <w:t>Must</w:t>
        </w:r>
      </w:ins>
      <w:moveTo w:id="21" w:author="Mark,Goodhart" w:date="2018-06-26T10:10:00Z">
        <w:r>
          <w:t xml:space="preserve"> have </w:t>
        </w:r>
        <w:del w:id="22" w:author="Mark,Goodhart" w:date="2018-06-26T10:13:00Z">
          <w:r w:rsidDel="00D823D4">
            <w:delText>an</w:delText>
          </w:r>
        </w:del>
        <w:del w:id="23" w:author="Mark,Goodhart" w:date="2018-06-26T10:16:00Z">
          <w:r w:rsidDel="00D823D4">
            <w:delText xml:space="preserve"> eligibility </w:delText>
          </w:r>
        </w:del>
        <w:del w:id="24" w:author="Mark,Goodhart" w:date="2018-06-26T10:15:00Z">
          <w:r w:rsidDel="00D823D4">
            <w:delText>record</w:delText>
          </w:r>
        </w:del>
      </w:moveTo>
      <w:ins w:id="25" w:author="Mark,Goodhart" w:date="2018-06-26T10:15:00Z">
        <w:r>
          <w:t xml:space="preserve">both medical and pharmacy </w:t>
        </w:r>
      </w:ins>
      <w:proofErr w:type="gramStart"/>
      <w:ins w:id="26" w:author="Mark,Goodhart" w:date="2018-06-26T10:16:00Z">
        <w:r>
          <w:t>coverage</w:t>
        </w:r>
      </w:ins>
      <w:ins w:id="27" w:author="Mark,Goodhart" w:date="2018-06-26T10:15:00Z">
        <w:r>
          <w:t xml:space="preserve"> </w:t>
        </w:r>
      </w:ins>
      <w:moveTo w:id="28" w:author="Mark,Goodhart" w:date="2018-06-26T10:10:00Z">
        <w:r>
          <w:t xml:space="preserve"> for</w:t>
        </w:r>
        <w:proofErr w:type="gramEnd"/>
        <w:r>
          <w:t xml:space="preserve"> each year</w:t>
        </w:r>
      </w:moveTo>
      <w:ins w:id="29" w:author="Mark,Goodhart" w:date="2018-06-26T10:18:00Z">
        <w:r w:rsidR="00BB6ECB">
          <w:t>.</w:t>
        </w:r>
      </w:ins>
    </w:p>
    <w:p w14:paraId="762AFA64" w14:textId="47A0B5EF" w:rsidR="00BB6ECB" w:rsidDel="00500CCA" w:rsidRDefault="00BB6ECB" w:rsidP="00BB6ECB">
      <w:pPr>
        <w:pStyle w:val="ListParagraph"/>
        <w:numPr>
          <w:ilvl w:val="0"/>
          <w:numId w:val="1"/>
        </w:numPr>
        <w:rPr>
          <w:ins w:id="30" w:author="Mark,Goodhart" w:date="2018-06-26T10:19:00Z"/>
          <w:del w:id="31" w:author="Li, Yuchen" w:date="2018-08-14T10:59:00Z"/>
        </w:rPr>
      </w:pPr>
      <w:ins w:id="32" w:author="Mark,Goodhart" w:date="2018-06-26T10:18:00Z">
        <w:r>
          <w:t>Must not have a diagnosis of Cancer or within Hospice care.</w:t>
        </w:r>
      </w:ins>
    </w:p>
    <w:p w14:paraId="7C67549B" w14:textId="7BE46C18" w:rsidR="00BB6ECB" w:rsidRDefault="00BB6ECB" w:rsidP="00500CCA">
      <w:pPr>
        <w:pStyle w:val="ListParagraph"/>
        <w:numPr>
          <w:ilvl w:val="0"/>
          <w:numId w:val="1"/>
        </w:numPr>
        <w:rPr>
          <w:ins w:id="33" w:author="Mark,Goodhart" w:date="2018-06-26T10:20:00Z"/>
        </w:rPr>
      </w:pPr>
    </w:p>
    <w:p w14:paraId="7B707194" w14:textId="7E219496" w:rsidR="00BB6ECB" w:rsidDel="00BB6ECB" w:rsidRDefault="00500CCA">
      <w:pPr>
        <w:rPr>
          <w:del w:id="34" w:author="Mark,Goodhart" w:date="2018-06-26T10:23:00Z"/>
          <w:moveTo w:id="35" w:author="Mark,Goodhart" w:date="2018-06-26T10:10:00Z"/>
        </w:rPr>
        <w:pPrChange w:id="36" w:author="Mark,Goodhart" w:date="2018-06-26T10:19:00Z">
          <w:pPr>
            <w:pStyle w:val="ListParagraph"/>
            <w:numPr>
              <w:numId w:val="1"/>
            </w:numPr>
            <w:ind w:hanging="360"/>
          </w:pPr>
        </w:pPrChange>
      </w:pPr>
      <w:ins w:id="37" w:author="Li, Yuchen" w:date="2018-08-14T10:59:00Z">
        <w:r>
          <w:tab/>
        </w:r>
      </w:ins>
      <w:ins w:id="38" w:author="Mark,Goodhart" w:date="2018-06-26T10:19:00Z">
        <w:r w:rsidR="00BB6ECB">
          <w:t>Among these members, those with at least one prescription for opioid drugs in 2014 were further selected as having opioid experience</w:t>
        </w:r>
      </w:ins>
      <w:ins w:id="39" w:author="Mark,Goodhart" w:date="2018-06-26T10:36:00Z">
        <w:r w:rsidR="0025027F">
          <w:t xml:space="preserve"> that put them in the </w:t>
        </w:r>
      </w:ins>
      <w:ins w:id="40" w:author="Mark,Goodhart" w:date="2018-07-05T09:26:00Z">
        <w:r w:rsidR="000D2735">
          <w:t xml:space="preserve">overall opioid use </w:t>
        </w:r>
      </w:ins>
      <w:ins w:id="41" w:author="Mark,Goodhart" w:date="2018-06-26T10:36:00Z">
        <w:r w:rsidR="0025027F">
          <w:t>at</w:t>
        </w:r>
      </w:ins>
      <w:ins w:id="42" w:author="Mark,Goodhart" w:date="2018-06-26T10:37:00Z">
        <w:r w:rsidR="0027215F">
          <w:t>-</w:t>
        </w:r>
      </w:ins>
      <w:ins w:id="43" w:author="Mark,Goodhart" w:date="2018-06-26T10:36:00Z">
        <w:r w:rsidR="0025027F">
          <w:t>risk pool</w:t>
        </w:r>
      </w:ins>
      <w:ins w:id="44" w:author="Mark,Goodhart" w:date="2018-06-26T10:19:00Z">
        <w:r w:rsidR="00BB6ECB">
          <w:t xml:space="preserve">. </w:t>
        </w:r>
      </w:ins>
      <w:ins w:id="45" w:author="Mark,Goodhart" w:date="2018-06-26T10:21:00Z">
        <w:r w:rsidR="00BB6ECB">
          <w:t xml:space="preserve"> </w:t>
        </w:r>
      </w:ins>
      <w:ins w:id="46" w:author="Mark,Goodhart" w:date="2018-06-26T10:26:00Z">
        <w:r w:rsidR="0025027F">
          <w:t xml:space="preserve">Within this group, </w:t>
        </w:r>
      </w:ins>
      <w:ins w:id="47" w:author="Mark,Goodhart" w:date="2018-07-05T09:24:00Z">
        <w:r w:rsidR="000D2735">
          <w:t>t</w:t>
        </w:r>
      </w:ins>
      <w:ins w:id="48" w:author="Mark,Goodhart" w:date="2018-06-26T10:21:00Z">
        <w:r w:rsidR="00BB6ECB">
          <w:t xml:space="preserve">he target group </w:t>
        </w:r>
      </w:ins>
      <w:ins w:id="49" w:author="Mark,Goodhart" w:date="2018-06-26T10:27:00Z">
        <w:r w:rsidR="0025027F">
          <w:t xml:space="preserve">for prediction of opioid use dependence </w:t>
        </w:r>
      </w:ins>
      <w:ins w:id="50" w:author="Mark,Goodhart" w:date="2018-06-26T10:28:00Z">
        <w:r w:rsidR="0025027F">
          <w:t xml:space="preserve">was constrained to be those </w:t>
        </w:r>
      </w:ins>
      <w:ins w:id="51" w:author="Mark,Goodhart" w:date="2018-06-26T10:21:00Z">
        <w:r w:rsidR="00BB6ECB">
          <w:t xml:space="preserve">having had a </w:t>
        </w:r>
      </w:ins>
      <w:ins w:id="52" w:author="Mark,Goodhart" w:date="2018-06-26T10:22:00Z">
        <w:r w:rsidR="00BB6ECB">
          <w:t>“first” prescription during 2014; that is</w:t>
        </w:r>
      </w:ins>
      <w:ins w:id="53" w:author="Mark,Goodhart" w:date="2018-06-26T10:23:00Z">
        <w:r w:rsidR="00BB6ECB">
          <w:t>,</w:t>
        </w:r>
      </w:ins>
      <w:ins w:id="54" w:author="Mark,Goodhart" w:date="2018-06-26T10:22:00Z">
        <w:r w:rsidR="00BB6ECB">
          <w:t xml:space="preserve"> having a </w:t>
        </w:r>
      </w:ins>
    </w:p>
    <w:moveToRangeEnd w:id="8"/>
    <w:p w14:paraId="318CB377" w14:textId="12D80939" w:rsidR="00B144FD" w:rsidRDefault="00D823D4" w:rsidP="00B144FD">
      <w:ins w:id="55" w:author="Mark,Goodhart" w:date="2018-06-26T10:11:00Z">
        <w:r>
          <w:t xml:space="preserve">clean period </w:t>
        </w:r>
      </w:ins>
      <w:ins w:id="56" w:author="Mark,Goodhart" w:date="2018-06-26T10:24:00Z">
        <w:r w:rsidR="00BB6ECB">
          <w:t xml:space="preserve">prior to first prescription </w:t>
        </w:r>
      </w:ins>
      <w:ins w:id="57" w:author="Mark,Goodhart" w:date="2018-06-26T10:11:00Z">
        <w:r>
          <w:t>in 201</w:t>
        </w:r>
      </w:ins>
      <w:ins w:id="58" w:author="Mark,Goodhart" w:date="2018-06-26T10:24:00Z">
        <w:r w:rsidR="00BB6ECB">
          <w:t>4 of at least 6 months</w:t>
        </w:r>
      </w:ins>
      <w:del w:id="59" w:author="Mark,Goodhart" w:date="2018-06-26T10:39:00Z">
        <w:r w:rsidR="002A04DE" w:rsidDel="0027215F">
          <w:delText>oes not have an opioid RX during last 6 months of 2013</w:delText>
        </w:r>
        <w:r w:rsidR="00091F46" w:rsidDel="0027215F">
          <w:delText>.</w:delText>
        </w:r>
      </w:del>
      <w:r w:rsidR="00091F46">
        <w:t xml:space="preserve"> </w:t>
      </w:r>
    </w:p>
    <w:p w14:paraId="7DCDB05F" w14:textId="35ECE596" w:rsidR="00091F46" w:rsidRDefault="00091F46" w:rsidP="00B144FD">
      <w:r>
        <w:tab/>
      </w:r>
      <w:del w:id="60" w:author="Mark,Goodhart" w:date="2018-07-05T09:28:00Z">
        <w:r w:rsidDel="000D2735">
          <w:delText>Specifically, RX</w:delText>
        </w:r>
      </w:del>
      <w:ins w:id="61" w:author="Mark,Goodhart" w:date="2018-07-05T09:28:00Z">
        <w:r w:rsidR="000D2735">
          <w:t xml:space="preserve">For this predictive model population, </w:t>
        </w:r>
      </w:ins>
      <w:ins w:id="62" w:author="Mark,Goodhart" w:date="2018-07-05T09:29:00Z">
        <w:r w:rsidR="000D2735">
          <w:t>the</w:t>
        </w:r>
      </w:ins>
      <w:ins w:id="63" w:author="Mark,Goodhart" w:date="2018-07-05T09:28:00Z">
        <w:r w:rsidR="000D2735">
          <w:t xml:space="preserve"> </w:t>
        </w:r>
      </w:ins>
      <w:ins w:id="64" w:author="Mark,Goodhart" w:date="2018-07-05T09:29:00Z">
        <w:r w:rsidR="000D2735">
          <w:t xml:space="preserve">target outcome being predicted is Opioid Use Disorder as defined by a </w:t>
        </w:r>
        <w:proofErr w:type="spellStart"/>
        <w:r w:rsidR="000D2735">
          <w:t>well recognized</w:t>
        </w:r>
        <w:proofErr w:type="spellEnd"/>
        <w:r w:rsidR="000D2735">
          <w:t xml:space="preserve"> </w:t>
        </w:r>
      </w:ins>
      <w:del w:id="65" w:author="Mark,Goodhart" w:date="2018-07-05T09:30:00Z">
        <w:r w:rsidDel="000D2735">
          <w:delText xml:space="preserve"> is a l</w:delText>
        </w:r>
      </w:del>
      <w:ins w:id="66" w:author="Mark,Goodhart" w:date="2018-07-05T09:30:00Z">
        <w:r w:rsidR="000D2735">
          <w:t>l</w:t>
        </w:r>
      </w:ins>
      <w:r>
        <w:t>ist</w:t>
      </w:r>
      <w:del w:id="67" w:author="Mark,Goodhart" w:date="2018-07-05T09:30:00Z">
        <w:r w:rsidDel="000D2735">
          <w:delText>s</w:delText>
        </w:r>
      </w:del>
      <w:r>
        <w:t xml:space="preserve"> of </w:t>
      </w:r>
      <w:ins w:id="68" w:author="Mark,Goodhart" w:date="2018-07-05T09:30:00Z">
        <w:r w:rsidR="000D2735">
          <w:t xml:space="preserve">diagnosis </w:t>
        </w:r>
      </w:ins>
      <w:r>
        <w:t>code</w:t>
      </w:r>
      <w:ins w:id="69" w:author="Mark,Goodhart" w:date="2018-07-05T09:30:00Z">
        <w:r w:rsidR="000D2735">
          <w:t>s</w:t>
        </w:r>
      </w:ins>
      <w:r>
        <w:t xml:space="preserve"> </w:t>
      </w:r>
      <w:del w:id="70" w:author="Mark,Goodhart" w:date="2018-07-05T09:30:00Z">
        <w:r w:rsidDel="000D2735">
          <w:delText xml:space="preserve">sets </w:delText>
        </w:r>
      </w:del>
      <w:r>
        <w:t>(</w:t>
      </w:r>
      <w:ins w:id="71" w:author="Mark,Goodhart" w:date="2018-07-05T09:30:00Z">
        <w:r w:rsidR="000D2735">
          <w:t xml:space="preserve">in both </w:t>
        </w:r>
      </w:ins>
      <w:r>
        <w:t xml:space="preserve">icd9 and icd10) for </w:t>
      </w:r>
      <w:del w:id="72" w:author="Mark,Goodhart" w:date="2018-07-05T09:32:00Z">
        <w:r w:rsidDel="000D2735">
          <w:delText xml:space="preserve">or related to </w:delText>
        </w:r>
      </w:del>
      <w:r>
        <w:t>Opioid User Disorder</w:t>
      </w:r>
      <w:ins w:id="73" w:author="Mark,Goodhart" w:date="2018-07-05T09:32:00Z">
        <w:r w:rsidR="000D2735">
          <w:t xml:space="preserve"> as well as by prescriptions for opioid treatment drugs, specifically </w:t>
        </w:r>
      </w:ins>
      <w:ins w:id="74" w:author="Mark,Goodhart" w:date="2018-07-05T09:43:00Z">
        <w:r w:rsidR="00967AFA">
          <w:t xml:space="preserve">naloxone, </w:t>
        </w:r>
      </w:ins>
      <w:ins w:id="75" w:author="Mark,Goodhart" w:date="2018-07-05T09:33:00Z">
        <w:r w:rsidR="000D2735">
          <w:t>buprenorphine</w:t>
        </w:r>
      </w:ins>
      <w:ins w:id="76" w:author="Mark,Goodhart" w:date="2018-07-05T09:32:00Z">
        <w:r w:rsidR="000D2735">
          <w:t xml:space="preserve"> </w:t>
        </w:r>
      </w:ins>
      <w:ins w:id="77" w:author="Mark,Goodhart" w:date="2018-07-05T09:33:00Z">
        <w:r w:rsidR="000D2735">
          <w:t>or methadone</w:t>
        </w:r>
      </w:ins>
      <w:r>
        <w:t>.</w:t>
      </w:r>
      <w:ins w:id="78" w:author="Mark,Goodhart" w:date="2018-07-05T09:33:00Z">
        <w:r w:rsidR="000D2735">
          <w:t xml:space="preserve">  </w:t>
        </w:r>
      </w:ins>
      <w:ins w:id="79" w:author="Mark,Goodhart" w:date="2018-07-05T09:34:00Z">
        <w:r w:rsidR="00967AFA">
          <w:t xml:space="preserve">Members with </w:t>
        </w:r>
      </w:ins>
      <w:ins w:id="80" w:author="Mark,Goodhart" w:date="2018-07-05T09:33:00Z">
        <w:r w:rsidR="000D2735">
          <w:t xml:space="preserve">either of these </w:t>
        </w:r>
        <w:r w:rsidR="00967AFA">
          <w:t>outcome markers appear</w:t>
        </w:r>
      </w:ins>
      <w:ins w:id="81" w:author="Mark,Goodhart" w:date="2018-07-05T09:34:00Z">
        <w:r w:rsidR="00967AFA">
          <w:t>ing wit</w:t>
        </w:r>
      </w:ins>
      <w:ins w:id="82" w:author="Mark,Goodhart" w:date="2018-07-05T09:33:00Z">
        <w:r w:rsidR="00967AFA">
          <w:t xml:space="preserve">hin the measurement year were excluded from the prediction </w:t>
        </w:r>
        <w:proofErr w:type="gramStart"/>
        <w:r w:rsidR="00967AFA">
          <w:t>model</w:t>
        </w:r>
      </w:ins>
      <w:ins w:id="83" w:author="Mark,Goodhart" w:date="2018-07-05T09:35:00Z">
        <w:r w:rsidR="00967AFA">
          <w:t>, but</w:t>
        </w:r>
        <w:proofErr w:type="gramEnd"/>
        <w:r w:rsidR="00967AFA">
          <w:t xml:space="preserve"> counted</w:t>
        </w:r>
      </w:ins>
      <w:ins w:id="84" w:author="Mark,Goodhart" w:date="2018-07-05T09:36:00Z">
        <w:r w:rsidR="00967AFA">
          <w:t xml:space="preserve"> as members having opioid use disorder within the measurement year</w:t>
        </w:r>
      </w:ins>
      <w:ins w:id="85" w:author="Mark,Goodhart" w:date="2018-07-05T09:35:00Z">
        <w:r w:rsidR="00967AFA">
          <w:t>.</w:t>
        </w:r>
      </w:ins>
      <w:ins w:id="86" w:author="Mark,Goodhart" w:date="2018-07-05T09:36:00Z">
        <w:r w:rsidR="00967AFA">
          <w:t xml:space="preserve">  The prediction period is anytime within the year following the measurement year (i.e., anytime in 2015 for the modeled population).</w:t>
        </w:r>
      </w:ins>
      <w:r>
        <w:t xml:space="preserve"> </w:t>
      </w:r>
    </w:p>
    <w:p w14:paraId="56F42C0A" w14:textId="57438685" w:rsidR="00091F46" w:rsidRDefault="00091F46" w:rsidP="00B144FD">
      <w:r>
        <w:tab/>
      </w:r>
      <w:del w:id="87" w:author="Mark,Goodhart" w:date="2018-07-05T09:28:00Z">
        <w:r w:rsidDel="000D2735">
          <w:delText>In addition, the selected enrollee:</w:delText>
        </w:r>
      </w:del>
    </w:p>
    <w:p w14:paraId="704A5B77" w14:textId="5BD0868B" w:rsidR="00091F46" w:rsidDel="00D823D4" w:rsidRDefault="00091F46" w:rsidP="00091F46">
      <w:pPr>
        <w:pStyle w:val="ListParagraph"/>
        <w:numPr>
          <w:ilvl w:val="0"/>
          <w:numId w:val="1"/>
        </w:numPr>
        <w:rPr>
          <w:moveFrom w:id="88" w:author="Mark,Goodhart" w:date="2018-06-26T10:10:00Z"/>
        </w:rPr>
      </w:pPr>
      <w:moveFromRangeStart w:id="89" w:author="Mark,Goodhart" w:date="2018-06-26T10:10:00Z" w:name="move517771186"/>
      <w:moveFrom w:id="90" w:author="Mark,Goodhart" w:date="2018-06-26T10:10:00Z">
        <w:r w:rsidDel="00D823D4">
          <w:t>Must have 11+ months of eligibility in each year from 2013 from 2016</w:t>
        </w:r>
      </w:moveFrom>
    </w:p>
    <w:p w14:paraId="6FA3CA48" w14:textId="1DBDF694" w:rsidR="00091F46" w:rsidDel="00D823D4" w:rsidRDefault="00091F46" w:rsidP="00091F46">
      <w:pPr>
        <w:pStyle w:val="ListParagraph"/>
        <w:numPr>
          <w:ilvl w:val="0"/>
          <w:numId w:val="1"/>
        </w:numPr>
        <w:rPr>
          <w:moveFrom w:id="91" w:author="Mark,Goodhart" w:date="2018-06-26T10:10:00Z"/>
        </w:rPr>
      </w:pPr>
      <w:moveFrom w:id="92" w:author="Mark,Goodhart" w:date="2018-06-26T10:10:00Z">
        <w:r w:rsidDel="00D823D4">
          <w:t>Must be 12+ years old as start of Measurement Year 2014 (1/1/2014)</w:t>
        </w:r>
      </w:moveFrom>
    </w:p>
    <w:p w14:paraId="41013F00" w14:textId="48956C0E" w:rsidR="00091F46" w:rsidDel="00D823D4" w:rsidRDefault="00091F46" w:rsidP="00091F46">
      <w:pPr>
        <w:pStyle w:val="ListParagraph"/>
        <w:numPr>
          <w:ilvl w:val="0"/>
          <w:numId w:val="1"/>
        </w:numPr>
        <w:rPr>
          <w:moveFrom w:id="93" w:author="Mark,Goodhart" w:date="2018-06-26T10:10:00Z"/>
        </w:rPr>
      </w:pPr>
      <w:moveFrom w:id="94" w:author="Mark,Goodhart" w:date="2018-06-26T10:10:00Z">
        <w:r w:rsidDel="00D823D4">
          <w:t>All members in Pharmacy, Medical Claims and Admissions will have an eligibility record for each year</w:t>
        </w:r>
      </w:moveFrom>
    </w:p>
    <w:moveFromRangeEnd w:id="89"/>
    <w:p w14:paraId="67DAC6BA" w14:textId="77777777" w:rsidR="00091F46" w:rsidRDefault="00C439D8" w:rsidP="00091F46">
      <w:pPr>
        <w:pStyle w:val="Heading1"/>
      </w:pPr>
      <w:r>
        <w:t>Training/Testing Set Selection</w:t>
      </w:r>
      <w:r w:rsidR="00091F46">
        <w:t>:</w:t>
      </w:r>
    </w:p>
    <w:p w14:paraId="4F06C4B5" w14:textId="77777777" w:rsidR="00091F46" w:rsidRDefault="00C439D8" w:rsidP="00091F46">
      <w:r>
        <w:tab/>
        <w:t xml:space="preserve">Starting from the pre-selected enrollees mentioned above in the ‘Sample Selection’ section, we queried </w:t>
      </w:r>
      <w:r w:rsidR="00BF7B6B">
        <w:t xml:space="preserve">all relevant variables from </w:t>
      </w:r>
      <w:r>
        <w:t>MarketScan Medicaid data of year 2014, 2015 and 2016</w:t>
      </w:r>
      <w:r w:rsidR="007839DF">
        <w:t xml:space="preserve"> based on their enrollment ID (</w:t>
      </w:r>
      <w:proofErr w:type="spellStart"/>
      <w:r w:rsidR="007839DF">
        <w:t>enrolid</w:t>
      </w:r>
      <w:proofErr w:type="spellEnd"/>
      <w:r w:rsidR="007839DF">
        <w:t>)</w:t>
      </w:r>
      <w:r w:rsidR="00BF7B6B">
        <w:t>.</w:t>
      </w:r>
    </w:p>
    <w:p w14:paraId="51B52640" w14:textId="63E95B21" w:rsidR="007839DF" w:rsidRDefault="007839DF" w:rsidP="00091F46">
      <w:pPr>
        <w:rPr>
          <w:ins w:id="95" w:author="Mark,Goodhart" w:date="2018-07-05T09:38:00Z"/>
        </w:rPr>
      </w:pPr>
      <w:r>
        <w:tab/>
        <w:t>The variables</w:t>
      </w:r>
      <w:r w:rsidR="00BF7B6B">
        <w:t>,</w:t>
      </w:r>
      <w:r>
        <w:t xml:space="preserve"> </w:t>
      </w:r>
      <w:r w:rsidR="00BF7B6B">
        <w:t>including</w:t>
      </w:r>
      <w:r w:rsidR="00754596">
        <w:t xml:space="preserve"> </w:t>
      </w:r>
      <w:r w:rsidR="00BF7B6B">
        <w:t xml:space="preserve">both native and engineered, are listed below by </w:t>
      </w:r>
      <w:proofErr w:type="gramStart"/>
      <w:r w:rsidR="00BF7B6B">
        <w:t xml:space="preserve">segment </w:t>
      </w:r>
      <w:r>
        <w:t>:</w:t>
      </w:r>
      <w:proofErr w:type="gramEnd"/>
    </w:p>
    <w:p w14:paraId="0A59FF19" w14:textId="399C0A18" w:rsidR="00967AFA" w:rsidRDefault="00967AFA" w:rsidP="00091F46">
      <w:pPr>
        <w:rPr>
          <w:ins w:id="96" w:author="Mark,Goodhart" w:date="2018-07-05T09:38:00Z"/>
        </w:rPr>
      </w:pPr>
    </w:p>
    <w:p w14:paraId="323C1469" w14:textId="45E7C3E1" w:rsidR="00967AFA" w:rsidRDefault="00967AFA" w:rsidP="00091F46">
      <w:pPr>
        <w:rPr>
          <w:ins w:id="97" w:author="Mark,Goodhart" w:date="2018-07-05T09:38:00Z"/>
        </w:rPr>
      </w:pPr>
    </w:p>
    <w:p w14:paraId="6752705E" w14:textId="77777777" w:rsidR="00967AFA" w:rsidRDefault="00967AFA" w:rsidP="00091F46"/>
    <w:tbl>
      <w:tblPr>
        <w:tblW w:w="11800" w:type="dxa"/>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7"/>
        <w:gridCol w:w="9263"/>
      </w:tblGrid>
      <w:tr w:rsidR="00E621AF" w:rsidRPr="00E621AF" w14:paraId="053207F0" w14:textId="77777777" w:rsidTr="00BF7B6B">
        <w:trPr>
          <w:trHeight w:val="260"/>
        </w:trPr>
        <w:tc>
          <w:tcPr>
            <w:tcW w:w="11800" w:type="dxa"/>
            <w:gridSpan w:val="2"/>
            <w:shd w:val="clear" w:color="000000" w:fill="00B0F0"/>
            <w:noWrap/>
            <w:vAlign w:val="bottom"/>
            <w:hideMark/>
          </w:tcPr>
          <w:p w14:paraId="2D893E91" w14:textId="77777777" w:rsidR="00E621AF" w:rsidRPr="00E621AF" w:rsidRDefault="00E621AF" w:rsidP="00E621AF">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t>Eligibility: Members</w:t>
            </w:r>
          </w:p>
        </w:tc>
      </w:tr>
      <w:tr w:rsidR="00E621AF" w:rsidRPr="00E621AF" w14:paraId="70043DA1" w14:textId="77777777" w:rsidTr="00BF7B6B">
        <w:trPr>
          <w:trHeight w:val="260"/>
        </w:trPr>
        <w:tc>
          <w:tcPr>
            <w:tcW w:w="11800" w:type="dxa"/>
            <w:gridSpan w:val="2"/>
            <w:shd w:val="clear" w:color="auto" w:fill="auto"/>
            <w:noWrap/>
            <w:vAlign w:val="bottom"/>
            <w:hideMark/>
          </w:tcPr>
          <w:p w14:paraId="6B672BB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Dataset: elig13_16_1</w:t>
            </w:r>
          </w:p>
        </w:tc>
      </w:tr>
      <w:tr w:rsidR="00E621AF" w:rsidRPr="00E621AF" w14:paraId="4D27EA3F" w14:textId="77777777" w:rsidTr="00BF7B6B">
        <w:trPr>
          <w:trHeight w:val="260"/>
        </w:trPr>
        <w:tc>
          <w:tcPr>
            <w:tcW w:w="2537" w:type="dxa"/>
            <w:shd w:val="clear" w:color="000000" w:fill="D9D9D9"/>
            <w:noWrap/>
            <w:vAlign w:val="bottom"/>
            <w:hideMark/>
          </w:tcPr>
          <w:p w14:paraId="6DBD2DF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9263" w:type="dxa"/>
            <w:shd w:val="clear" w:color="000000" w:fill="D9D9D9"/>
            <w:noWrap/>
            <w:vAlign w:val="bottom"/>
            <w:hideMark/>
          </w:tcPr>
          <w:p w14:paraId="0D994CE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65259E0E" w14:textId="77777777" w:rsidTr="00BF7B6B">
        <w:trPr>
          <w:trHeight w:val="260"/>
        </w:trPr>
        <w:tc>
          <w:tcPr>
            <w:tcW w:w="2537" w:type="dxa"/>
            <w:shd w:val="clear" w:color="auto" w:fill="auto"/>
            <w:noWrap/>
            <w:vAlign w:val="bottom"/>
            <w:hideMark/>
          </w:tcPr>
          <w:p w14:paraId="0F5252C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9263" w:type="dxa"/>
            <w:vMerge w:val="restart"/>
            <w:shd w:val="clear" w:color="auto" w:fill="auto"/>
            <w:noWrap/>
            <w:vAlign w:val="center"/>
            <w:hideMark/>
          </w:tcPr>
          <w:p w14:paraId="643F22C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client + </w:t>
            </w:r>
            <w:proofErr w:type="spellStart"/>
            <w:r w:rsidRPr="00E621AF">
              <w:rPr>
                <w:rFonts w:ascii="Arial" w:eastAsia="Times New Roman" w:hAnsi="Arial" w:cs="Arial"/>
                <w:color w:val="000000"/>
                <w:sz w:val="20"/>
                <w:szCs w:val="20"/>
              </w:rPr>
              <w:t>enrolid</w:t>
            </w:r>
            <w:proofErr w:type="spellEnd"/>
            <w:r w:rsidRPr="00E621AF">
              <w:rPr>
                <w:rFonts w:ascii="Arial" w:eastAsia="Times New Roman" w:hAnsi="Arial" w:cs="Arial"/>
                <w:color w:val="000000"/>
                <w:sz w:val="20"/>
                <w:szCs w:val="20"/>
              </w:rPr>
              <w:t xml:space="preserve"> = unique ID</w:t>
            </w:r>
          </w:p>
        </w:tc>
      </w:tr>
      <w:tr w:rsidR="00E621AF" w:rsidRPr="00E621AF" w14:paraId="45ACC09F" w14:textId="77777777" w:rsidTr="00BF7B6B">
        <w:trPr>
          <w:trHeight w:val="260"/>
        </w:trPr>
        <w:tc>
          <w:tcPr>
            <w:tcW w:w="2537" w:type="dxa"/>
            <w:shd w:val="clear" w:color="auto" w:fill="auto"/>
            <w:noWrap/>
            <w:vAlign w:val="bottom"/>
            <w:hideMark/>
          </w:tcPr>
          <w:p w14:paraId="6F2D6BA8"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enrolid</w:t>
            </w:r>
            <w:proofErr w:type="spellEnd"/>
          </w:p>
        </w:tc>
        <w:tc>
          <w:tcPr>
            <w:tcW w:w="9263" w:type="dxa"/>
            <w:vMerge/>
            <w:vAlign w:val="center"/>
            <w:hideMark/>
          </w:tcPr>
          <w:p w14:paraId="3C87ED70" w14:textId="77777777" w:rsidR="00E621AF" w:rsidRPr="00E621AF" w:rsidRDefault="00E621AF" w:rsidP="00E621AF">
            <w:pPr>
              <w:rPr>
                <w:rFonts w:ascii="Arial" w:eastAsia="Times New Roman" w:hAnsi="Arial" w:cs="Arial"/>
                <w:color w:val="000000"/>
                <w:sz w:val="20"/>
                <w:szCs w:val="20"/>
              </w:rPr>
            </w:pPr>
          </w:p>
        </w:tc>
      </w:tr>
      <w:tr w:rsidR="00E621AF" w:rsidRPr="00E621AF" w14:paraId="6998AB06" w14:textId="77777777" w:rsidTr="00BF7B6B">
        <w:trPr>
          <w:trHeight w:val="260"/>
        </w:trPr>
        <w:tc>
          <w:tcPr>
            <w:tcW w:w="2537" w:type="dxa"/>
            <w:shd w:val="clear" w:color="auto" w:fill="auto"/>
            <w:noWrap/>
            <w:vAlign w:val="bottom"/>
            <w:hideMark/>
          </w:tcPr>
          <w:p w14:paraId="0F6672E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9263" w:type="dxa"/>
            <w:shd w:val="clear" w:color="auto" w:fill="auto"/>
            <w:noWrap/>
            <w:vAlign w:val="center"/>
            <w:hideMark/>
          </w:tcPr>
          <w:p w14:paraId="6853956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 as of 1.1.14</w:t>
            </w:r>
          </w:p>
        </w:tc>
      </w:tr>
      <w:tr w:rsidR="00E621AF" w:rsidRPr="00E621AF" w14:paraId="04B512F0" w14:textId="77777777" w:rsidTr="00BF7B6B">
        <w:trPr>
          <w:trHeight w:val="260"/>
        </w:trPr>
        <w:tc>
          <w:tcPr>
            <w:tcW w:w="2537" w:type="dxa"/>
            <w:shd w:val="clear" w:color="auto" w:fill="auto"/>
            <w:noWrap/>
            <w:vAlign w:val="bottom"/>
            <w:hideMark/>
          </w:tcPr>
          <w:p w14:paraId="20E5EE0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9263" w:type="dxa"/>
            <w:shd w:val="clear" w:color="auto" w:fill="auto"/>
            <w:noWrap/>
            <w:vAlign w:val="center"/>
            <w:hideMark/>
          </w:tcPr>
          <w:p w14:paraId="2FE87AA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 as of 1.1.16</w:t>
            </w:r>
          </w:p>
        </w:tc>
      </w:tr>
      <w:tr w:rsidR="00E621AF" w:rsidRPr="00E621AF" w14:paraId="0C3D5DED" w14:textId="77777777" w:rsidTr="00BF7B6B">
        <w:trPr>
          <w:trHeight w:val="260"/>
        </w:trPr>
        <w:tc>
          <w:tcPr>
            <w:tcW w:w="2537" w:type="dxa"/>
            <w:shd w:val="clear" w:color="auto" w:fill="auto"/>
            <w:noWrap/>
            <w:vAlign w:val="bottom"/>
            <w:hideMark/>
          </w:tcPr>
          <w:p w14:paraId="31A42741"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recipzip</w:t>
            </w:r>
            <w:proofErr w:type="spellEnd"/>
          </w:p>
        </w:tc>
        <w:tc>
          <w:tcPr>
            <w:tcW w:w="9263" w:type="dxa"/>
            <w:shd w:val="clear" w:color="auto" w:fill="auto"/>
            <w:noWrap/>
            <w:vAlign w:val="center"/>
            <w:hideMark/>
          </w:tcPr>
          <w:p w14:paraId="0182A69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3-digit zip as of 1.1.16</w:t>
            </w:r>
          </w:p>
        </w:tc>
      </w:tr>
      <w:tr w:rsidR="00E621AF" w:rsidRPr="00E621AF" w14:paraId="40D20249" w14:textId="77777777" w:rsidTr="00BF7B6B">
        <w:trPr>
          <w:trHeight w:val="260"/>
        </w:trPr>
        <w:tc>
          <w:tcPr>
            <w:tcW w:w="2537" w:type="dxa"/>
            <w:shd w:val="clear" w:color="auto" w:fill="auto"/>
            <w:noWrap/>
            <w:vAlign w:val="bottom"/>
            <w:hideMark/>
          </w:tcPr>
          <w:p w14:paraId="2948FEA1"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lastRenderedPageBreak/>
              <w:t>stdrace</w:t>
            </w:r>
            <w:proofErr w:type="spellEnd"/>
          </w:p>
        </w:tc>
        <w:tc>
          <w:tcPr>
            <w:tcW w:w="9263" w:type="dxa"/>
            <w:shd w:val="clear" w:color="auto" w:fill="auto"/>
            <w:noWrap/>
            <w:vAlign w:val="center"/>
            <w:hideMark/>
          </w:tcPr>
          <w:p w14:paraId="705D27E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race as of 1.1.16</w:t>
            </w:r>
          </w:p>
        </w:tc>
      </w:tr>
      <w:tr w:rsidR="00E621AF" w:rsidRPr="00E621AF" w14:paraId="2DBF6781" w14:textId="77777777" w:rsidTr="00BF7B6B">
        <w:trPr>
          <w:trHeight w:val="260"/>
        </w:trPr>
        <w:tc>
          <w:tcPr>
            <w:tcW w:w="2537" w:type="dxa"/>
            <w:shd w:val="clear" w:color="auto" w:fill="auto"/>
            <w:noWrap/>
            <w:vAlign w:val="bottom"/>
            <w:hideMark/>
          </w:tcPr>
          <w:p w14:paraId="53AE6F87" w14:textId="77777777" w:rsidR="00E621AF" w:rsidRPr="00967AFA" w:rsidRDefault="00E621AF" w:rsidP="00E621AF">
            <w:pPr>
              <w:rPr>
                <w:rFonts w:ascii="Arial" w:eastAsia="Times New Roman" w:hAnsi="Arial" w:cs="Arial"/>
                <w:color w:val="000000"/>
                <w:sz w:val="20"/>
                <w:szCs w:val="20"/>
                <w:highlight w:val="darkGray"/>
                <w:rPrChange w:id="98" w:author="Mark,Goodhart" w:date="2018-07-05T09:40:00Z">
                  <w:rPr>
                    <w:rFonts w:ascii="Arial" w:eastAsia="Times New Roman" w:hAnsi="Arial" w:cs="Arial"/>
                    <w:color w:val="000000"/>
                    <w:sz w:val="20"/>
                    <w:szCs w:val="20"/>
                  </w:rPr>
                </w:rPrChange>
              </w:rPr>
            </w:pPr>
            <w:proofErr w:type="spellStart"/>
            <w:r w:rsidRPr="00967AFA">
              <w:rPr>
                <w:rFonts w:ascii="Arial" w:eastAsia="Times New Roman" w:hAnsi="Arial" w:cs="Arial"/>
                <w:color w:val="000000"/>
                <w:sz w:val="20"/>
                <w:szCs w:val="20"/>
                <w:highlight w:val="darkGray"/>
                <w:rPrChange w:id="99" w:author="Mark,Goodhart" w:date="2018-07-05T09:40:00Z">
                  <w:rPr>
                    <w:rFonts w:ascii="Arial" w:eastAsia="Times New Roman" w:hAnsi="Arial" w:cs="Arial"/>
                    <w:color w:val="000000"/>
                    <w:sz w:val="20"/>
                    <w:szCs w:val="20"/>
                  </w:rPr>
                </w:rPrChange>
              </w:rPr>
              <w:t>msa</w:t>
            </w:r>
            <w:proofErr w:type="spellEnd"/>
          </w:p>
        </w:tc>
        <w:tc>
          <w:tcPr>
            <w:tcW w:w="9263" w:type="dxa"/>
            <w:shd w:val="clear" w:color="auto" w:fill="auto"/>
            <w:noWrap/>
            <w:vAlign w:val="center"/>
            <w:hideMark/>
          </w:tcPr>
          <w:p w14:paraId="65F9730B" w14:textId="77777777" w:rsidR="00E621AF" w:rsidRPr="00967AFA" w:rsidRDefault="00E621AF" w:rsidP="00E621AF">
            <w:pPr>
              <w:rPr>
                <w:rFonts w:ascii="Arial" w:eastAsia="Times New Roman" w:hAnsi="Arial" w:cs="Arial"/>
                <w:color w:val="000000"/>
                <w:sz w:val="20"/>
                <w:szCs w:val="20"/>
                <w:highlight w:val="darkGray"/>
                <w:rPrChange w:id="100" w:author="Mark,Goodhart" w:date="2018-07-05T09:40:00Z">
                  <w:rPr>
                    <w:rFonts w:ascii="Arial" w:eastAsia="Times New Roman" w:hAnsi="Arial" w:cs="Arial"/>
                    <w:color w:val="000000"/>
                    <w:sz w:val="20"/>
                    <w:szCs w:val="20"/>
                  </w:rPr>
                </w:rPrChange>
              </w:rPr>
            </w:pPr>
            <w:proofErr w:type="spellStart"/>
            <w:r w:rsidRPr="00967AFA">
              <w:rPr>
                <w:rFonts w:ascii="Arial" w:eastAsia="Times New Roman" w:hAnsi="Arial" w:cs="Arial"/>
                <w:color w:val="000000"/>
                <w:sz w:val="20"/>
                <w:szCs w:val="20"/>
                <w:highlight w:val="darkGray"/>
                <w:rPrChange w:id="101" w:author="Mark,Goodhart" w:date="2018-07-05T09:40:00Z">
                  <w:rPr>
                    <w:rFonts w:ascii="Arial" w:eastAsia="Times New Roman" w:hAnsi="Arial" w:cs="Arial"/>
                    <w:color w:val="000000"/>
                    <w:sz w:val="20"/>
                    <w:szCs w:val="20"/>
                  </w:rPr>
                </w:rPrChange>
              </w:rPr>
              <w:t>msa</w:t>
            </w:r>
            <w:proofErr w:type="spellEnd"/>
            <w:r w:rsidRPr="00967AFA">
              <w:rPr>
                <w:rFonts w:ascii="Arial" w:eastAsia="Times New Roman" w:hAnsi="Arial" w:cs="Arial"/>
                <w:color w:val="000000"/>
                <w:sz w:val="20"/>
                <w:szCs w:val="20"/>
                <w:highlight w:val="darkGray"/>
                <w:rPrChange w:id="102" w:author="Mark,Goodhart" w:date="2018-07-05T09:40:00Z">
                  <w:rPr>
                    <w:rFonts w:ascii="Arial" w:eastAsia="Times New Roman" w:hAnsi="Arial" w:cs="Arial"/>
                    <w:color w:val="000000"/>
                    <w:sz w:val="20"/>
                    <w:szCs w:val="20"/>
                  </w:rPr>
                </w:rPrChange>
              </w:rPr>
              <w:t xml:space="preserve"> as of 1.1.16</w:t>
            </w:r>
          </w:p>
        </w:tc>
      </w:tr>
      <w:tr w:rsidR="00E621AF" w:rsidRPr="00E621AF" w14:paraId="329B6630" w14:textId="77777777" w:rsidTr="00BF7B6B">
        <w:trPr>
          <w:trHeight w:val="260"/>
        </w:trPr>
        <w:tc>
          <w:tcPr>
            <w:tcW w:w="2537" w:type="dxa"/>
            <w:shd w:val="clear" w:color="auto" w:fill="auto"/>
            <w:noWrap/>
            <w:vAlign w:val="bottom"/>
            <w:hideMark/>
          </w:tcPr>
          <w:p w14:paraId="22F29908" w14:textId="77777777" w:rsidR="00E621AF" w:rsidRPr="00967AFA" w:rsidRDefault="00E621AF" w:rsidP="00E621AF">
            <w:pPr>
              <w:rPr>
                <w:rFonts w:ascii="Arial" w:eastAsia="Times New Roman" w:hAnsi="Arial" w:cs="Arial"/>
                <w:color w:val="000000"/>
                <w:sz w:val="20"/>
                <w:szCs w:val="20"/>
                <w:highlight w:val="darkGray"/>
                <w:rPrChange w:id="103" w:author="Mark,Goodhart" w:date="2018-07-05T09:40:00Z">
                  <w:rPr>
                    <w:rFonts w:ascii="Arial" w:eastAsia="Times New Roman" w:hAnsi="Arial" w:cs="Arial"/>
                    <w:color w:val="000000"/>
                    <w:sz w:val="20"/>
                    <w:szCs w:val="20"/>
                  </w:rPr>
                </w:rPrChange>
              </w:rPr>
            </w:pPr>
            <w:proofErr w:type="spellStart"/>
            <w:r w:rsidRPr="00967AFA">
              <w:rPr>
                <w:rFonts w:ascii="Arial" w:eastAsia="Times New Roman" w:hAnsi="Arial" w:cs="Arial"/>
                <w:color w:val="000000"/>
                <w:sz w:val="20"/>
                <w:szCs w:val="20"/>
                <w:highlight w:val="darkGray"/>
                <w:rPrChange w:id="104" w:author="Mark,Goodhart" w:date="2018-07-05T09:40:00Z">
                  <w:rPr>
                    <w:rFonts w:ascii="Arial" w:eastAsia="Times New Roman" w:hAnsi="Arial" w:cs="Arial"/>
                    <w:color w:val="000000"/>
                    <w:sz w:val="20"/>
                    <w:szCs w:val="20"/>
                  </w:rPr>
                </w:rPrChange>
              </w:rPr>
              <w:t>recipcty</w:t>
            </w:r>
            <w:proofErr w:type="spellEnd"/>
          </w:p>
        </w:tc>
        <w:tc>
          <w:tcPr>
            <w:tcW w:w="9263" w:type="dxa"/>
            <w:shd w:val="clear" w:color="auto" w:fill="auto"/>
            <w:noWrap/>
            <w:vAlign w:val="center"/>
            <w:hideMark/>
          </w:tcPr>
          <w:p w14:paraId="4FE5813A" w14:textId="77777777" w:rsidR="00E621AF" w:rsidRPr="00967AFA" w:rsidRDefault="00E621AF" w:rsidP="00E621AF">
            <w:pPr>
              <w:rPr>
                <w:rFonts w:ascii="Arial" w:eastAsia="Times New Roman" w:hAnsi="Arial" w:cs="Arial"/>
                <w:color w:val="000000"/>
                <w:sz w:val="20"/>
                <w:szCs w:val="20"/>
                <w:highlight w:val="darkGray"/>
                <w:rPrChange w:id="105" w:author="Mark,Goodhart" w:date="2018-07-05T09:40:00Z">
                  <w:rPr>
                    <w:rFonts w:ascii="Arial" w:eastAsia="Times New Roman" w:hAnsi="Arial" w:cs="Arial"/>
                    <w:color w:val="000000"/>
                    <w:sz w:val="20"/>
                    <w:szCs w:val="20"/>
                  </w:rPr>
                </w:rPrChange>
              </w:rPr>
            </w:pPr>
            <w:r w:rsidRPr="00967AFA">
              <w:rPr>
                <w:rFonts w:ascii="Arial" w:eastAsia="Times New Roman" w:hAnsi="Arial" w:cs="Arial"/>
                <w:color w:val="000000"/>
                <w:sz w:val="20"/>
                <w:szCs w:val="20"/>
                <w:highlight w:val="darkGray"/>
                <w:rPrChange w:id="106" w:author="Mark,Goodhart" w:date="2018-07-05T09:40:00Z">
                  <w:rPr>
                    <w:rFonts w:ascii="Arial" w:eastAsia="Times New Roman" w:hAnsi="Arial" w:cs="Arial"/>
                    <w:color w:val="000000"/>
                    <w:sz w:val="20"/>
                    <w:szCs w:val="20"/>
                  </w:rPr>
                </w:rPrChange>
              </w:rPr>
              <w:t>county as of 1.1.16</w:t>
            </w:r>
          </w:p>
        </w:tc>
      </w:tr>
      <w:tr w:rsidR="00E621AF" w:rsidRPr="00E621AF" w14:paraId="0194167E" w14:textId="77777777" w:rsidTr="00BF7B6B">
        <w:trPr>
          <w:trHeight w:val="260"/>
        </w:trPr>
        <w:tc>
          <w:tcPr>
            <w:tcW w:w="2537" w:type="dxa"/>
            <w:shd w:val="clear" w:color="auto" w:fill="auto"/>
            <w:noWrap/>
            <w:vAlign w:val="bottom"/>
            <w:hideMark/>
          </w:tcPr>
          <w:p w14:paraId="0EAC0A4B" w14:textId="77777777" w:rsidR="00E621AF" w:rsidRPr="00967AFA" w:rsidRDefault="00E621AF" w:rsidP="00E621AF">
            <w:pPr>
              <w:rPr>
                <w:rFonts w:ascii="Arial" w:eastAsia="Times New Roman" w:hAnsi="Arial" w:cs="Arial"/>
                <w:color w:val="000000"/>
                <w:sz w:val="20"/>
                <w:szCs w:val="20"/>
                <w:highlight w:val="darkGray"/>
                <w:rPrChange w:id="107" w:author="Mark,Goodhart" w:date="2018-07-05T09:40:00Z">
                  <w:rPr>
                    <w:rFonts w:ascii="Arial" w:eastAsia="Times New Roman" w:hAnsi="Arial" w:cs="Arial"/>
                    <w:color w:val="000000"/>
                    <w:sz w:val="20"/>
                    <w:szCs w:val="20"/>
                  </w:rPr>
                </w:rPrChange>
              </w:rPr>
            </w:pPr>
            <w:proofErr w:type="spellStart"/>
            <w:r w:rsidRPr="00967AFA">
              <w:rPr>
                <w:rFonts w:ascii="Arial" w:eastAsia="Times New Roman" w:hAnsi="Arial" w:cs="Arial"/>
                <w:color w:val="000000"/>
                <w:sz w:val="20"/>
                <w:szCs w:val="20"/>
                <w:highlight w:val="darkGray"/>
                <w:rPrChange w:id="108" w:author="Mark,Goodhart" w:date="2018-07-05T09:40:00Z">
                  <w:rPr>
                    <w:rFonts w:ascii="Arial" w:eastAsia="Times New Roman" w:hAnsi="Arial" w:cs="Arial"/>
                    <w:color w:val="000000"/>
                    <w:sz w:val="20"/>
                    <w:szCs w:val="20"/>
                  </w:rPr>
                </w:rPrChange>
              </w:rPr>
              <w:t>recipgeoloc</w:t>
            </w:r>
            <w:proofErr w:type="spellEnd"/>
          </w:p>
        </w:tc>
        <w:tc>
          <w:tcPr>
            <w:tcW w:w="9263" w:type="dxa"/>
            <w:shd w:val="clear" w:color="auto" w:fill="auto"/>
            <w:noWrap/>
            <w:vAlign w:val="center"/>
            <w:hideMark/>
          </w:tcPr>
          <w:p w14:paraId="7913A454" w14:textId="77777777" w:rsidR="00E621AF" w:rsidRPr="00967AFA" w:rsidRDefault="00E621AF" w:rsidP="00E621AF">
            <w:pPr>
              <w:rPr>
                <w:rFonts w:ascii="Arial" w:eastAsia="Times New Roman" w:hAnsi="Arial" w:cs="Arial"/>
                <w:color w:val="000000"/>
                <w:sz w:val="20"/>
                <w:szCs w:val="20"/>
                <w:highlight w:val="darkGray"/>
                <w:rPrChange w:id="109" w:author="Mark,Goodhart" w:date="2018-07-05T09:40:00Z">
                  <w:rPr>
                    <w:rFonts w:ascii="Arial" w:eastAsia="Times New Roman" w:hAnsi="Arial" w:cs="Arial"/>
                    <w:color w:val="000000"/>
                    <w:sz w:val="20"/>
                    <w:szCs w:val="20"/>
                  </w:rPr>
                </w:rPrChange>
              </w:rPr>
            </w:pPr>
            <w:r w:rsidRPr="00967AFA">
              <w:rPr>
                <w:rFonts w:ascii="Arial" w:eastAsia="Times New Roman" w:hAnsi="Arial" w:cs="Arial"/>
                <w:color w:val="000000"/>
                <w:sz w:val="20"/>
                <w:szCs w:val="20"/>
                <w:highlight w:val="darkGray"/>
                <w:rPrChange w:id="110" w:author="Mark,Goodhart" w:date="2018-07-05T09:40:00Z">
                  <w:rPr>
                    <w:rFonts w:ascii="Arial" w:eastAsia="Times New Roman" w:hAnsi="Arial" w:cs="Arial"/>
                    <w:color w:val="000000"/>
                    <w:sz w:val="20"/>
                    <w:szCs w:val="20"/>
                  </w:rPr>
                </w:rPrChange>
              </w:rPr>
              <w:t>state as of 1.1.16</w:t>
            </w:r>
          </w:p>
        </w:tc>
      </w:tr>
      <w:tr w:rsidR="00E621AF" w:rsidRPr="00E621AF" w14:paraId="68E3AFD6" w14:textId="77777777" w:rsidTr="00BF7B6B">
        <w:trPr>
          <w:trHeight w:val="260"/>
        </w:trPr>
        <w:tc>
          <w:tcPr>
            <w:tcW w:w="2537" w:type="dxa"/>
            <w:shd w:val="clear" w:color="auto" w:fill="auto"/>
            <w:noWrap/>
            <w:vAlign w:val="bottom"/>
            <w:hideMark/>
          </w:tcPr>
          <w:p w14:paraId="292F898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rural</w:t>
            </w:r>
          </w:p>
        </w:tc>
        <w:tc>
          <w:tcPr>
            <w:tcW w:w="9263" w:type="dxa"/>
            <w:shd w:val="clear" w:color="auto" w:fill="auto"/>
            <w:noWrap/>
            <w:vAlign w:val="center"/>
            <w:hideMark/>
          </w:tcPr>
          <w:p w14:paraId="1FBB20B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rural as of 1.1.16</w:t>
            </w:r>
          </w:p>
        </w:tc>
      </w:tr>
      <w:tr w:rsidR="00E621AF" w:rsidRPr="00E621AF" w14:paraId="3A5CF49C" w14:textId="77777777" w:rsidTr="00BF7B6B">
        <w:trPr>
          <w:trHeight w:val="260"/>
        </w:trPr>
        <w:tc>
          <w:tcPr>
            <w:tcW w:w="2537" w:type="dxa"/>
            <w:shd w:val="clear" w:color="auto" w:fill="auto"/>
            <w:noWrap/>
            <w:vAlign w:val="bottom"/>
            <w:hideMark/>
          </w:tcPr>
          <w:p w14:paraId="01DD9DA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enrmon13</w:t>
            </w:r>
          </w:p>
        </w:tc>
        <w:tc>
          <w:tcPr>
            <w:tcW w:w="9263" w:type="dxa"/>
            <w:shd w:val="clear" w:color="auto" w:fill="auto"/>
            <w:noWrap/>
            <w:vAlign w:val="bottom"/>
            <w:hideMark/>
          </w:tcPr>
          <w:p w14:paraId="2DF5662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of months of enrollment in 2013; 11 or 12</w:t>
            </w:r>
          </w:p>
        </w:tc>
      </w:tr>
      <w:tr w:rsidR="00E621AF" w:rsidRPr="00E621AF" w14:paraId="1359766B" w14:textId="77777777" w:rsidTr="00BF7B6B">
        <w:trPr>
          <w:trHeight w:val="260"/>
        </w:trPr>
        <w:tc>
          <w:tcPr>
            <w:tcW w:w="2537" w:type="dxa"/>
            <w:shd w:val="clear" w:color="auto" w:fill="auto"/>
            <w:noWrap/>
            <w:vAlign w:val="bottom"/>
            <w:hideMark/>
          </w:tcPr>
          <w:p w14:paraId="1B20DA9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enrmon14</w:t>
            </w:r>
          </w:p>
        </w:tc>
        <w:tc>
          <w:tcPr>
            <w:tcW w:w="9263" w:type="dxa"/>
            <w:shd w:val="clear" w:color="auto" w:fill="auto"/>
            <w:noWrap/>
            <w:vAlign w:val="bottom"/>
            <w:hideMark/>
          </w:tcPr>
          <w:p w14:paraId="566F9FF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of months of enrollment in 2014; 11 or 12</w:t>
            </w:r>
          </w:p>
        </w:tc>
      </w:tr>
      <w:tr w:rsidR="00E621AF" w:rsidRPr="00E621AF" w14:paraId="69769125" w14:textId="77777777" w:rsidTr="00BF7B6B">
        <w:trPr>
          <w:trHeight w:val="260"/>
        </w:trPr>
        <w:tc>
          <w:tcPr>
            <w:tcW w:w="2537" w:type="dxa"/>
            <w:shd w:val="clear" w:color="auto" w:fill="auto"/>
            <w:noWrap/>
            <w:vAlign w:val="bottom"/>
            <w:hideMark/>
          </w:tcPr>
          <w:p w14:paraId="6A20A19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enrmon15</w:t>
            </w:r>
          </w:p>
        </w:tc>
        <w:tc>
          <w:tcPr>
            <w:tcW w:w="9263" w:type="dxa"/>
            <w:shd w:val="clear" w:color="auto" w:fill="auto"/>
            <w:noWrap/>
            <w:vAlign w:val="bottom"/>
            <w:hideMark/>
          </w:tcPr>
          <w:p w14:paraId="00E4ED7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of months of enrollment in 2015; 11 or 12</w:t>
            </w:r>
          </w:p>
        </w:tc>
      </w:tr>
      <w:tr w:rsidR="00E621AF" w:rsidRPr="00E621AF" w14:paraId="00D95B8B" w14:textId="77777777" w:rsidTr="00BF7B6B">
        <w:trPr>
          <w:trHeight w:val="260"/>
        </w:trPr>
        <w:tc>
          <w:tcPr>
            <w:tcW w:w="2537" w:type="dxa"/>
            <w:shd w:val="clear" w:color="auto" w:fill="auto"/>
            <w:noWrap/>
            <w:vAlign w:val="bottom"/>
            <w:hideMark/>
          </w:tcPr>
          <w:p w14:paraId="04AB2B0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enrmon16</w:t>
            </w:r>
          </w:p>
        </w:tc>
        <w:tc>
          <w:tcPr>
            <w:tcW w:w="9263" w:type="dxa"/>
            <w:shd w:val="clear" w:color="auto" w:fill="auto"/>
            <w:noWrap/>
            <w:vAlign w:val="bottom"/>
            <w:hideMark/>
          </w:tcPr>
          <w:p w14:paraId="359DC69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of months of enrollment in 2016; 11 or 12</w:t>
            </w:r>
          </w:p>
        </w:tc>
      </w:tr>
    </w:tbl>
    <w:p w14:paraId="2D998331" w14:textId="77777777" w:rsidR="00E621AF" w:rsidRDefault="00E621AF" w:rsidP="00091F46"/>
    <w:p w14:paraId="754AC245" w14:textId="77777777" w:rsidR="00BF7B6B" w:rsidRDefault="00BF7B6B" w:rsidP="00091F46"/>
    <w:p w14:paraId="500BC3BE" w14:textId="77777777" w:rsidR="00BF7B6B" w:rsidRDefault="00BF7B6B" w:rsidP="00091F46"/>
    <w:p w14:paraId="6E613D31" w14:textId="77777777" w:rsidR="00BF7B6B" w:rsidRDefault="00BF7B6B" w:rsidP="00091F46"/>
    <w:p w14:paraId="23757398" w14:textId="77777777" w:rsidR="00BF7B6B" w:rsidRDefault="00BF7B6B" w:rsidP="00091F46"/>
    <w:p w14:paraId="6BE04C2F" w14:textId="77777777" w:rsidR="00BF7B6B" w:rsidRDefault="00BF7B6B" w:rsidP="00091F46"/>
    <w:p w14:paraId="16D7893C" w14:textId="77777777" w:rsidR="00BF7B6B" w:rsidRDefault="00BF7B6B" w:rsidP="00091F46"/>
    <w:p w14:paraId="65B87479" w14:textId="77777777" w:rsidR="00BF7B6B" w:rsidRDefault="00BF7B6B" w:rsidP="00091F46"/>
    <w:p w14:paraId="70593034" w14:textId="77777777" w:rsidR="00BF7B6B" w:rsidRDefault="00BF7B6B" w:rsidP="00091F46"/>
    <w:tbl>
      <w:tblPr>
        <w:tblW w:w="11800" w:type="dxa"/>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10410"/>
      </w:tblGrid>
      <w:tr w:rsidR="00E621AF" w:rsidRPr="00E621AF" w14:paraId="63B8B62D" w14:textId="77777777" w:rsidTr="00BF7B6B">
        <w:trPr>
          <w:trHeight w:val="260"/>
        </w:trPr>
        <w:tc>
          <w:tcPr>
            <w:tcW w:w="11800" w:type="dxa"/>
            <w:gridSpan w:val="2"/>
            <w:shd w:val="clear" w:color="000000" w:fill="00B0F0"/>
            <w:noWrap/>
            <w:vAlign w:val="bottom"/>
            <w:hideMark/>
          </w:tcPr>
          <w:p w14:paraId="289B2A76" w14:textId="77777777" w:rsidR="00E621AF" w:rsidRPr="00E621AF" w:rsidRDefault="00E621AF" w:rsidP="00E621AF">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t>Medical (Inpatient + Outpatient): Claims</w:t>
            </w:r>
          </w:p>
        </w:tc>
      </w:tr>
      <w:tr w:rsidR="00E621AF" w:rsidRPr="00E621AF" w14:paraId="4E40FFF2" w14:textId="77777777" w:rsidTr="00BF7B6B">
        <w:trPr>
          <w:trHeight w:val="260"/>
        </w:trPr>
        <w:tc>
          <w:tcPr>
            <w:tcW w:w="11800" w:type="dxa"/>
            <w:gridSpan w:val="2"/>
            <w:shd w:val="clear" w:color="auto" w:fill="auto"/>
            <w:noWrap/>
            <w:vAlign w:val="bottom"/>
            <w:hideMark/>
          </w:tcPr>
          <w:p w14:paraId="4031B6D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Datasets: med14, med5, med16</w:t>
            </w:r>
          </w:p>
        </w:tc>
      </w:tr>
      <w:tr w:rsidR="00E621AF" w:rsidRPr="00E621AF" w14:paraId="22DEEE35" w14:textId="77777777" w:rsidTr="00BF7B6B">
        <w:trPr>
          <w:trHeight w:val="260"/>
        </w:trPr>
        <w:tc>
          <w:tcPr>
            <w:tcW w:w="1390" w:type="dxa"/>
            <w:shd w:val="clear" w:color="000000" w:fill="D9D9D9"/>
            <w:noWrap/>
            <w:vAlign w:val="bottom"/>
            <w:hideMark/>
          </w:tcPr>
          <w:p w14:paraId="2EA7C19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10410" w:type="dxa"/>
            <w:shd w:val="clear" w:color="000000" w:fill="D9D9D9"/>
            <w:noWrap/>
            <w:vAlign w:val="bottom"/>
            <w:hideMark/>
          </w:tcPr>
          <w:p w14:paraId="74BA1C5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60CA03A6" w14:textId="77777777" w:rsidTr="00BF7B6B">
        <w:trPr>
          <w:trHeight w:val="260"/>
        </w:trPr>
        <w:tc>
          <w:tcPr>
            <w:tcW w:w="1390" w:type="dxa"/>
            <w:shd w:val="clear" w:color="auto" w:fill="auto"/>
            <w:noWrap/>
            <w:vAlign w:val="bottom"/>
            <w:hideMark/>
          </w:tcPr>
          <w:p w14:paraId="5D65399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adv</w:t>
            </w:r>
          </w:p>
        </w:tc>
        <w:tc>
          <w:tcPr>
            <w:tcW w:w="10410" w:type="dxa"/>
            <w:shd w:val="clear" w:color="auto" w:fill="auto"/>
            <w:noWrap/>
            <w:vAlign w:val="bottom"/>
            <w:hideMark/>
          </w:tcPr>
          <w:p w14:paraId="0F5F945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Diagnosis of </w:t>
            </w:r>
            <w:proofErr w:type="spellStart"/>
            <w:r w:rsidRPr="00E621AF">
              <w:rPr>
                <w:rFonts w:ascii="Arial" w:eastAsia="Times New Roman" w:hAnsi="Arial" w:cs="Arial"/>
                <w:color w:val="000000"/>
                <w:sz w:val="20"/>
                <w:szCs w:val="20"/>
              </w:rPr>
              <w:t>Adverse Affects</w:t>
            </w:r>
            <w:proofErr w:type="spellEnd"/>
            <w:r w:rsidRPr="00E621AF">
              <w:rPr>
                <w:rFonts w:ascii="Arial" w:eastAsia="Times New Roman" w:hAnsi="Arial" w:cs="Arial"/>
                <w:color w:val="000000"/>
                <w:sz w:val="20"/>
                <w:szCs w:val="20"/>
              </w:rPr>
              <w:t xml:space="preserve"> due to Opioids</w:t>
            </w:r>
          </w:p>
        </w:tc>
      </w:tr>
      <w:tr w:rsidR="00E621AF" w:rsidRPr="00E621AF" w14:paraId="3E44B594" w14:textId="77777777" w:rsidTr="00BF7B6B">
        <w:trPr>
          <w:trHeight w:val="260"/>
        </w:trPr>
        <w:tc>
          <w:tcPr>
            <w:tcW w:w="1390" w:type="dxa"/>
            <w:shd w:val="clear" w:color="auto" w:fill="auto"/>
            <w:noWrap/>
            <w:vAlign w:val="bottom"/>
            <w:hideMark/>
          </w:tcPr>
          <w:p w14:paraId="40FAECC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cancer</w:t>
            </w:r>
          </w:p>
        </w:tc>
        <w:tc>
          <w:tcPr>
            <w:tcW w:w="10410" w:type="dxa"/>
            <w:shd w:val="clear" w:color="auto" w:fill="auto"/>
            <w:noWrap/>
            <w:vAlign w:val="bottom"/>
            <w:hideMark/>
          </w:tcPr>
          <w:p w14:paraId="755AFA6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Cancer (see subcategories used)</w:t>
            </w:r>
          </w:p>
        </w:tc>
      </w:tr>
      <w:tr w:rsidR="00E621AF" w:rsidRPr="00E621AF" w14:paraId="7B4004AA" w14:textId="77777777" w:rsidTr="00BF7B6B">
        <w:trPr>
          <w:trHeight w:val="260"/>
        </w:trPr>
        <w:tc>
          <w:tcPr>
            <w:tcW w:w="1390" w:type="dxa"/>
            <w:shd w:val="clear" w:color="auto" w:fill="auto"/>
            <w:noWrap/>
            <w:vAlign w:val="bottom"/>
            <w:hideMark/>
          </w:tcPr>
          <w:p w14:paraId="6CF6D44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death</w:t>
            </w:r>
          </w:p>
        </w:tc>
        <w:tc>
          <w:tcPr>
            <w:tcW w:w="10410" w:type="dxa"/>
            <w:shd w:val="clear" w:color="auto" w:fill="auto"/>
            <w:noWrap/>
            <w:vAlign w:val="bottom"/>
            <w:hideMark/>
          </w:tcPr>
          <w:p w14:paraId="543B1FC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Discharge Status of Expired</w:t>
            </w:r>
          </w:p>
        </w:tc>
      </w:tr>
      <w:tr w:rsidR="00E621AF" w:rsidRPr="00E621AF" w14:paraId="526EA60D" w14:textId="77777777" w:rsidTr="00BF7B6B">
        <w:trPr>
          <w:trHeight w:val="260"/>
        </w:trPr>
        <w:tc>
          <w:tcPr>
            <w:tcW w:w="1390" w:type="dxa"/>
            <w:shd w:val="clear" w:color="auto" w:fill="auto"/>
            <w:noWrap/>
            <w:vAlign w:val="bottom"/>
            <w:hideMark/>
          </w:tcPr>
          <w:p w14:paraId="61FFDE0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hospice</w:t>
            </w:r>
          </w:p>
        </w:tc>
        <w:tc>
          <w:tcPr>
            <w:tcW w:w="10410" w:type="dxa"/>
            <w:shd w:val="clear" w:color="auto" w:fill="auto"/>
            <w:noWrap/>
            <w:vAlign w:val="bottom"/>
            <w:hideMark/>
          </w:tcPr>
          <w:p w14:paraId="2FF483B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Procedure or Revenue Code for Hospice</w:t>
            </w:r>
          </w:p>
        </w:tc>
      </w:tr>
      <w:tr w:rsidR="00E621AF" w:rsidRPr="00E621AF" w14:paraId="0D6BED6B" w14:textId="77777777" w:rsidTr="00BF7B6B">
        <w:trPr>
          <w:trHeight w:val="260"/>
        </w:trPr>
        <w:tc>
          <w:tcPr>
            <w:tcW w:w="1390" w:type="dxa"/>
            <w:shd w:val="clear" w:color="auto" w:fill="auto"/>
            <w:noWrap/>
            <w:vAlign w:val="bottom"/>
            <w:hideMark/>
          </w:tcPr>
          <w:p w14:paraId="79E529FE"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hx_neo</w:t>
            </w:r>
            <w:proofErr w:type="spellEnd"/>
          </w:p>
        </w:tc>
        <w:tc>
          <w:tcPr>
            <w:tcW w:w="10410" w:type="dxa"/>
            <w:shd w:val="clear" w:color="auto" w:fill="auto"/>
            <w:noWrap/>
            <w:vAlign w:val="bottom"/>
            <w:hideMark/>
          </w:tcPr>
          <w:p w14:paraId="6788FD5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History of Malignant Neoplasm (one of the cancer criteria)</w:t>
            </w:r>
          </w:p>
        </w:tc>
      </w:tr>
      <w:tr w:rsidR="00E621AF" w:rsidRPr="00E621AF" w14:paraId="5621230B" w14:textId="77777777" w:rsidTr="00BF7B6B">
        <w:trPr>
          <w:trHeight w:val="260"/>
        </w:trPr>
        <w:tc>
          <w:tcPr>
            <w:tcW w:w="1390" w:type="dxa"/>
            <w:shd w:val="clear" w:color="auto" w:fill="auto"/>
            <w:noWrap/>
            <w:vAlign w:val="bottom"/>
            <w:hideMark/>
          </w:tcPr>
          <w:p w14:paraId="007FCA30"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ip_op</w:t>
            </w:r>
            <w:proofErr w:type="spellEnd"/>
          </w:p>
        </w:tc>
        <w:tc>
          <w:tcPr>
            <w:tcW w:w="10410" w:type="dxa"/>
            <w:shd w:val="clear" w:color="auto" w:fill="auto"/>
            <w:noWrap/>
            <w:vAlign w:val="bottom"/>
            <w:hideMark/>
          </w:tcPr>
          <w:p w14:paraId="417C3C4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Inpatient/Outpatient Flag: IP/OP</w:t>
            </w:r>
          </w:p>
        </w:tc>
      </w:tr>
      <w:tr w:rsidR="00E621AF" w:rsidRPr="00E621AF" w14:paraId="14702C9D" w14:textId="77777777" w:rsidTr="00BF7B6B">
        <w:trPr>
          <w:trHeight w:val="260"/>
        </w:trPr>
        <w:tc>
          <w:tcPr>
            <w:tcW w:w="1390" w:type="dxa"/>
            <w:shd w:val="clear" w:color="auto" w:fill="auto"/>
            <w:noWrap/>
            <w:vAlign w:val="bottom"/>
            <w:hideMark/>
          </w:tcPr>
          <w:p w14:paraId="504A4B97"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mal_neo</w:t>
            </w:r>
            <w:proofErr w:type="spellEnd"/>
          </w:p>
        </w:tc>
        <w:tc>
          <w:tcPr>
            <w:tcW w:w="10410" w:type="dxa"/>
            <w:shd w:val="clear" w:color="auto" w:fill="auto"/>
            <w:noWrap/>
            <w:vAlign w:val="bottom"/>
            <w:hideMark/>
          </w:tcPr>
          <w:p w14:paraId="4D42BD9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Malignant Neoplasm (one of the cancer criteria)</w:t>
            </w:r>
          </w:p>
        </w:tc>
      </w:tr>
      <w:tr w:rsidR="00E621AF" w:rsidRPr="00E621AF" w14:paraId="24704635" w14:textId="77777777" w:rsidTr="00BF7B6B">
        <w:trPr>
          <w:trHeight w:val="260"/>
        </w:trPr>
        <w:tc>
          <w:tcPr>
            <w:tcW w:w="1390" w:type="dxa"/>
            <w:shd w:val="clear" w:color="auto" w:fill="auto"/>
            <w:noWrap/>
            <w:vAlign w:val="bottom"/>
            <w:hideMark/>
          </w:tcPr>
          <w:p w14:paraId="2E6C45F3"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mh</w:t>
            </w:r>
            <w:proofErr w:type="spellEnd"/>
          </w:p>
        </w:tc>
        <w:tc>
          <w:tcPr>
            <w:tcW w:w="10410" w:type="dxa"/>
            <w:shd w:val="clear" w:color="auto" w:fill="auto"/>
            <w:noWrap/>
            <w:vAlign w:val="bottom"/>
            <w:hideMark/>
          </w:tcPr>
          <w:p w14:paraId="0AC436A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Mental Health Disorder</w:t>
            </w:r>
          </w:p>
        </w:tc>
      </w:tr>
      <w:tr w:rsidR="00E621AF" w:rsidRPr="00E621AF" w14:paraId="61E67702" w14:textId="77777777" w:rsidTr="00BF7B6B">
        <w:trPr>
          <w:trHeight w:val="260"/>
        </w:trPr>
        <w:tc>
          <w:tcPr>
            <w:tcW w:w="1390" w:type="dxa"/>
            <w:shd w:val="clear" w:color="auto" w:fill="auto"/>
            <w:noWrap/>
            <w:vAlign w:val="bottom"/>
            <w:hideMark/>
          </w:tcPr>
          <w:p w14:paraId="02422DE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morphine</w:t>
            </w:r>
          </w:p>
        </w:tc>
        <w:tc>
          <w:tcPr>
            <w:tcW w:w="10410" w:type="dxa"/>
            <w:shd w:val="clear" w:color="auto" w:fill="auto"/>
            <w:noWrap/>
            <w:vAlign w:val="bottom"/>
            <w:hideMark/>
          </w:tcPr>
          <w:p w14:paraId="3FE8D2A9" w14:textId="279DD899"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Procedure Code for Morphine Injection</w:t>
            </w:r>
            <w:ins w:id="111" w:author="Mark,Goodhart" w:date="2018-07-05T09:42:00Z">
              <w:r w:rsidR="00967AFA">
                <w:rPr>
                  <w:rFonts w:ascii="Arial" w:eastAsia="Times New Roman" w:hAnsi="Arial" w:cs="Arial"/>
                  <w:color w:val="000000"/>
                  <w:sz w:val="20"/>
                  <w:szCs w:val="20"/>
                </w:rPr>
                <w:t xml:space="preserve"> (Rx for Morphine is on the drug claims)</w:t>
              </w:r>
            </w:ins>
          </w:p>
        </w:tc>
      </w:tr>
      <w:tr w:rsidR="00E621AF" w:rsidRPr="00E621AF" w14:paraId="17D47B9A" w14:textId="77777777" w:rsidTr="00BF7B6B">
        <w:trPr>
          <w:trHeight w:val="260"/>
        </w:trPr>
        <w:tc>
          <w:tcPr>
            <w:tcW w:w="1390" w:type="dxa"/>
            <w:shd w:val="clear" w:color="auto" w:fill="auto"/>
            <w:noWrap/>
            <w:vAlign w:val="bottom"/>
            <w:hideMark/>
          </w:tcPr>
          <w:p w14:paraId="617081DC"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nas</w:t>
            </w:r>
            <w:proofErr w:type="spellEnd"/>
          </w:p>
        </w:tc>
        <w:tc>
          <w:tcPr>
            <w:tcW w:w="10410" w:type="dxa"/>
            <w:shd w:val="clear" w:color="auto" w:fill="auto"/>
            <w:noWrap/>
            <w:vAlign w:val="bottom"/>
            <w:hideMark/>
          </w:tcPr>
          <w:p w14:paraId="3432B19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Neonatal Abstinence Syndrome in Infant (Neonatal Withdrawal)</w:t>
            </w:r>
          </w:p>
        </w:tc>
      </w:tr>
      <w:tr w:rsidR="00E621AF" w:rsidRPr="00E621AF" w14:paraId="1FC568EC" w14:textId="77777777" w:rsidTr="00BF7B6B">
        <w:trPr>
          <w:trHeight w:val="260"/>
        </w:trPr>
        <w:tc>
          <w:tcPr>
            <w:tcW w:w="1390" w:type="dxa"/>
            <w:shd w:val="clear" w:color="auto" w:fill="auto"/>
            <w:noWrap/>
            <w:vAlign w:val="bottom"/>
            <w:hideMark/>
          </w:tcPr>
          <w:p w14:paraId="4D9672D3"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nas_mom</w:t>
            </w:r>
            <w:proofErr w:type="spellEnd"/>
          </w:p>
        </w:tc>
        <w:tc>
          <w:tcPr>
            <w:tcW w:w="10410" w:type="dxa"/>
            <w:shd w:val="clear" w:color="auto" w:fill="auto"/>
            <w:noWrap/>
            <w:vAlign w:val="bottom"/>
            <w:hideMark/>
          </w:tcPr>
          <w:p w14:paraId="1FBFE51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Neonatal Abstinence Syndrome in Mother (Newborn Affected by Mother's Drug Use)</w:t>
            </w:r>
          </w:p>
        </w:tc>
      </w:tr>
      <w:tr w:rsidR="00E621AF" w:rsidRPr="00E621AF" w14:paraId="06DA5B8F" w14:textId="77777777" w:rsidTr="00BF7B6B">
        <w:trPr>
          <w:trHeight w:val="260"/>
        </w:trPr>
        <w:tc>
          <w:tcPr>
            <w:tcW w:w="1390" w:type="dxa"/>
            <w:shd w:val="clear" w:color="auto" w:fill="auto"/>
            <w:noWrap/>
            <w:vAlign w:val="bottom"/>
            <w:hideMark/>
          </w:tcPr>
          <w:p w14:paraId="7356E1F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od</w:t>
            </w:r>
          </w:p>
        </w:tc>
        <w:tc>
          <w:tcPr>
            <w:tcW w:w="10410" w:type="dxa"/>
            <w:shd w:val="clear" w:color="auto" w:fill="auto"/>
            <w:noWrap/>
            <w:vAlign w:val="bottom"/>
            <w:hideMark/>
          </w:tcPr>
          <w:p w14:paraId="67280F2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Overdose due to Opioids (Poisoning, Accidental Poisoning)</w:t>
            </w:r>
          </w:p>
        </w:tc>
      </w:tr>
      <w:tr w:rsidR="00E621AF" w:rsidRPr="00E621AF" w14:paraId="5F039841" w14:textId="77777777" w:rsidTr="00BF7B6B">
        <w:trPr>
          <w:trHeight w:val="260"/>
        </w:trPr>
        <w:tc>
          <w:tcPr>
            <w:tcW w:w="1390" w:type="dxa"/>
            <w:shd w:val="clear" w:color="auto" w:fill="auto"/>
            <w:noWrap/>
            <w:vAlign w:val="bottom"/>
            <w:hideMark/>
          </w:tcPr>
          <w:p w14:paraId="01F73141"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oth_neo</w:t>
            </w:r>
            <w:proofErr w:type="spellEnd"/>
          </w:p>
        </w:tc>
        <w:tc>
          <w:tcPr>
            <w:tcW w:w="10410" w:type="dxa"/>
            <w:shd w:val="clear" w:color="auto" w:fill="auto"/>
            <w:noWrap/>
            <w:vAlign w:val="bottom"/>
            <w:hideMark/>
          </w:tcPr>
          <w:p w14:paraId="032935D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Other Malignant Neoplasms (one of the cancer criteria)</w:t>
            </w:r>
          </w:p>
        </w:tc>
      </w:tr>
      <w:tr w:rsidR="00E621AF" w:rsidRPr="00E621AF" w14:paraId="21CAC1BA" w14:textId="77777777" w:rsidTr="00BF7B6B">
        <w:trPr>
          <w:trHeight w:val="260"/>
        </w:trPr>
        <w:tc>
          <w:tcPr>
            <w:tcW w:w="1390" w:type="dxa"/>
            <w:shd w:val="clear" w:color="auto" w:fill="auto"/>
            <w:noWrap/>
            <w:vAlign w:val="bottom"/>
            <w:hideMark/>
          </w:tcPr>
          <w:p w14:paraId="27F4DEF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oud</w:t>
            </w:r>
          </w:p>
        </w:tc>
        <w:tc>
          <w:tcPr>
            <w:tcW w:w="10410" w:type="dxa"/>
            <w:shd w:val="clear" w:color="auto" w:fill="auto"/>
            <w:noWrap/>
            <w:vAlign w:val="bottom"/>
            <w:hideMark/>
          </w:tcPr>
          <w:p w14:paraId="781A3E0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Opioid Use Disorder (Dependence, Use, Abuse)</w:t>
            </w:r>
          </w:p>
        </w:tc>
      </w:tr>
      <w:tr w:rsidR="00E621AF" w:rsidRPr="00E621AF" w14:paraId="19A99466" w14:textId="77777777" w:rsidTr="00BF7B6B">
        <w:trPr>
          <w:trHeight w:val="260"/>
        </w:trPr>
        <w:tc>
          <w:tcPr>
            <w:tcW w:w="1390" w:type="dxa"/>
            <w:shd w:val="clear" w:color="auto" w:fill="auto"/>
            <w:noWrap/>
            <w:vAlign w:val="bottom"/>
            <w:hideMark/>
          </w:tcPr>
          <w:p w14:paraId="7A76CA1E"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oudr</w:t>
            </w:r>
            <w:proofErr w:type="spellEnd"/>
          </w:p>
        </w:tc>
        <w:tc>
          <w:tcPr>
            <w:tcW w:w="10410" w:type="dxa"/>
            <w:shd w:val="clear" w:color="auto" w:fill="auto"/>
            <w:noWrap/>
            <w:vAlign w:val="bottom"/>
            <w:hideMark/>
          </w:tcPr>
          <w:p w14:paraId="3A34E10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Opioid Use Disorder in Remission</w:t>
            </w:r>
          </w:p>
        </w:tc>
      </w:tr>
      <w:tr w:rsidR="00E621AF" w:rsidRPr="00E621AF" w14:paraId="0C4953F7" w14:textId="77777777" w:rsidTr="00BF7B6B">
        <w:trPr>
          <w:trHeight w:val="260"/>
        </w:trPr>
        <w:tc>
          <w:tcPr>
            <w:tcW w:w="1390" w:type="dxa"/>
            <w:shd w:val="clear" w:color="auto" w:fill="auto"/>
            <w:noWrap/>
            <w:vAlign w:val="bottom"/>
            <w:hideMark/>
          </w:tcPr>
          <w:p w14:paraId="19AED224"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sud</w:t>
            </w:r>
            <w:proofErr w:type="spellEnd"/>
          </w:p>
        </w:tc>
        <w:tc>
          <w:tcPr>
            <w:tcW w:w="10410" w:type="dxa"/>
            <w:shd w:val="clear" w:color="auto" w:fill="auto"/>
            <w:noWrap/>
            <w:vAlign w:val="bottom"/>
            <w:hideMark/>
          </w:tcPr>
          <w:p w14:paraId="62C074A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Substance Use Disorder (non-opioid)</w:t>
            </w:r>
          </w:p>
        </w:tc>
      </w:tr>
      <w:tr w:rsidR="00E621AF" w:rsidRPr="00E621AF" w14:paraId="53D77E13" w14:textId="77777777" w:rsidTr="00BF7B6B">
        <w:trPr>
          <w:trHeight w:val="260"/>
        </w:trPr>
        <w:tc>
          <w:tcPr>
            <w:tcW w:w="1390" w:type="dxa"/>
            <w:shd w:val="clear" w:color="auto" w:fill="auto"/>
            <w:noWrap/>
            <w:vAlign w:val="bottom"/>
            <w:hideMark/>
          </w:tcPr>
          <w:p w14:paraId="7426DDE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treat</w:t>
            </w:r>
          </w:p>
        </w:tc>
        <w:tc>
          <w:tcPr>
            <w:tcW w:w="10410" w:type="dxa"/>
            <w:shd w:val="clear" w:color="auto" w:fill="auto"/>
            <w:noWrap/>
            <w:vAlign w:val="bottom"/>
            <w:hideMark/>
          </w:tcPr>
          <w:p w14:paraId="121BE97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Substance Abuse Treatment (Pharmacotherapy, Med </w:t>
            </w:r>
            <w:proofErr w:type="spellStart"/>
            <w:r w:rsidRPr="00E621AF">
              <w:rPr>
                <w:rFonts w:ascii="Arial" w:eastAsia="Times New Roman" w:hAnsi="Arial" w:cs="Arial"/>
                <w:color w:val="000000"/>
                <w:sz w:val="20"/>
                <w:szCs w:val="20"/>
              </w:rPr>
              <w:t>Mgmt</w:t>
            </w:r>
            <w:proofErr w:type="spellEnd"/>
            <w:r w:rsidRPr="00E621AF">
              <w:rPr>
                <w:rFonts w:ascii="Arial" w:eastAsia="Times New Roman" w:hAnsi="Arial" w:cs="Arial"/>
                <w:color w:val="000000"/>
                <w:sz w:val="20"/>
                <w:szCs w:val="20"/>
              </w:rPr>
              <w:t>) Opioid/Other Drugs Proc Code</w:t>
            </w:r>
          </w:p>
        </w:tc>
      </w:tr>
      <w:tr w:rsidR="00E621AF" w:rsidRPr="00E621AF" w14:paraId="528C2CDA" w14:textId="77777777" w:rsidTr="00BF7B6B">
        <w:trPr>
          <w:trHeight w:val="260"/>
        </w:trPr>
        <w:tc>
          <w:tcPr>
            <w:tcW w:w="1390" w:type="dxa"/>
            <w:shd w:val="clear" w:color="auto" w:fill="auto"/>
            <w:noWrap/>
            <w:vAlign w:val="bottom"/>
            <w:hideMark/>
          </w:tcPr>
          <w:p w14:paraId="0D0C7992"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treat_rx</w:t>
            </w:r>
            <w:proofErr w:type="spellEnd"/>
          </w:p>
        </w:tc>
        <w:tc>
          <w:tcPr>
            <w:tcW w:w="10410" w:type="dxa"/>
            <w:shd w:val="clear" w:color="auto" w:fill="auto"/>
            <w:noWrap/>
            <w:vAlign w:val="bottom"/>
            <w:hideMark/>
          </w:tcPr>
          <w:p w14:paraId="32A08146" w14:textId="77777777" w:rsidR="00E621AF" w:rsidRPr="00E621AF" w:rsidRDefault="00E621AF" w:rsidP="00E621AF">
            <w:pPr>
              <w:rPr>
                <w:rFonts w:ascii="Arial" w:eastAsia="Times New Roman" w:hAnsi="Arial" w:cs="Arial"/>
                <w:color w:val="000000"/>
                <w:sz w:val="20"/>
                <w:szCs w:val="20"/>
              </w:rPr>
            </w:pPr>
            <w:bookmarkStart w:id="112" w:name="_Hlk519597085"/>
            <w:r w:rsidRPr="00E621AF">
              <w:rPr>
                <w:rFonts w:ascii="Arial" w:eastAsia="Times New Roman" w:hAnsi="Arial" w:cs="Arial"/>
                <w:color w:val="000000"/>
                <w:sz w:val="20"/>
                <w:szCs w:val="20"/>
              </w:rPr>
              <w:t>Injection of Naloxone or Buprenorphine to Treat Opioid Addiction</w:t>
            </w:r>
            <w:bookmarkEnd w:id="112"/>
          </w:p>
        </w:tc>
      </w:tr>
      <w:tr w:rsidR="00E621AF" w:rsidRPr="00E621AF" w14:paraId="061C24E1" w14:textId="77777777" w:rsidTr="00BF7B6B">
        <w:trPr>
          <w:trHeight w:val="260"/>
        </w:trPr>
        <w:tc>
          <w:tcPr>
            <w:tcW w:w="1390" w:type="dxa"/>
            <w:shd w:val="clear" w:color="auto" w:fill="auto"/>
            <w:noWrap/>
            <w:vAlign w:val="bottom"/>
            <w:hideMark/>
          </w:tcPr>
          <w:p w14:paraId="66A1798A"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ed</w:t>
            </w:r>
            <w:proofErr w:type="spellEnd"/>
          </w:p>
        </w:tc>
        <w:tc>
          <w:tcPr>
            <w:tcW w:w="10410" w:type="dxa"/>
            <w:shd w:val="clear" w:color="auto" w:fill="auto"/>
            <w:noWrap/>
            <w:vAlign w:val="bottom"/>
            <w:hideMark/>
          </w:tcPr>
          <w:p w14:paraId="5BC094D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ED visit via CPT/revenue code</w:t>
            </w:r>
          </w:p>
        </w:tc>
      </w:tr>
      <w:tr w:rsidR="00E621AF" w:rsidRPr="00E621AF" w14:paraId="30CEE3B2" w14:textId="77777777" w:rsidTr="00BF7B6B">
        <w:trPr>
          <w:trHeight w:val="260"/>
        </w:trPr>
        <w:tc>
          <w:tcPr>
            <w:tcW w:w="1390" w:type="dxa"/>
            <w:shd w:val="clear" w:color="auto" w:fill="auto"/>
            <w:noWrap/>
            <w:vAlign w:val="bottom"/>
            <w:hideMark/>
          </w:tcPr>
          <w:p w14:paraId="00BF7481"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pcp</w:t>
            </w:r>
            <w:proofErr w:type="spellEnd"/>
          </w:p>
        </w:tc>
        <w:tc>
          <w:tcPr>
            <w:tcW w:w="10410" w:type="dxa"/>
            <w:shd w:val="clear" w:color="auto" w:fill="auto"/>
            <w:noWrap/>
            <w:vAlign w:val="bottom"/>
            <w:hideMark/>
          </w:tcPr>
          <w:p w14:paraId="4BE52525" w14:textId="420F4476"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P</w:t>
            </w:r>
            <w:ins w:id="113" w:author="Mark,Goodhart" w:date="2018-07-05T09:44:00Z">
              <w:r w:rsidR="00BE1DE5">
                <w:rPr>
                  <w:rFonts w:ascii="Arial" w:eastAsia="Times New Roman" w:hAnsi="Arial" w:cs="Arial"/>
                  <w:color w:val="000000"/>
                  <w:sz w:val="20"/>
                  <w:szCs w:val="20"/>
                </w:rPr>
                <w:t>rimay</w:t>
              </w:r>
              <w:proofErr w:type="spellEnd"/>
              <w:r w:rsidR="00BE1DE5">
                <w:rPr>
                  <w:rFonts w:ascii="Arial" w:eastAsia="Times New Roman" w:hAnsi="Arial" w:cs="Arial"/>
                  <w:color w:val="000000"/>
                  <w:sz w:val="20"/>
                  <w:szCs w:val="20"/>
                </w:rPr>
                <w:t xml:space="preserve"> </w:t>
              </w:r>
            </w:ins>
            <w:r w:rsidRPr="00E621AF">
              <w:rPr>
                <w:rFonts w:ascii="Arial" w:eastAsia="Times New Roman" w:hAnsi="Arial" w:cs="Arial"/>
                <w:color w:val="000000"/>
                <w:sz w:val="20"/>
                <w:szCs w:val="20"/>
              </w:rPr>
              <w:t>C</w:t>
            </w:r>
            <w:ins w:id="114" w:author="Mark,Goodhart" w:date="2018-07-05T09:44:00Z">
              <w:r w:rsidR="00BE1DE5">
                <w:rPr>
                  <w:rFonts w:ascii="Arial" w:eastAsia="Times New Roman" w:hAnsi="Arial" w:cs="Arial"/>
                  <w:color w:val="000000"/>
                  <w:sz w:val="20"/>
                  <w:szCs w:val="20"/>
                </w:rPr>
                <w:t xml:space="preserve">are </w:t>
              </w:r>
            </w:ins>
            <w:r w:rsidRPr="00E621AF">
              <w:rPr>
                <w:rFonts w:ascii="Arial" w:eastAsia="Times New Roman" w:hAnsi="Arial" w:cs="Arial"/>
                <w:color w:val="000000"/>
                <w:sz w:val="20"/>
                <w:szCs w:val="20"/>
              </w:rPr>
              <w:t>P</w:t>
            </w:r>
            <w:ins w:id="115" w:author="Mark,Goodhart" w:date="2018-07-05T09:44:00Z">
              <w:r w:rsidR="00BE1DE5">
                <w:rPr>
                  <w:rFonts w:ascii="Arial" w:eastAsia="Times New Roman" w:hAnsi="Arial" w:cs="Arial"/>
                  <w:color w:val="000000"/>
                  <w:sz w:val="20"/>
                  <w:szCs w:val="20"/>
                </w:rPr>
                <w:t>rovider</w:t>
              </w:r>
            </w:ins>
            <w:r w:rsidRPr="00E621AF">
              <w:rPr>
                <w:rFonts w:ascii="Arial" w:eastAsia="Times New Roman" w:hAnsi="Arial" w:cs="Arial"/>
                <w:color w:val="000000"/>
                <w:sz w:val="20"/>
                <w:szCs w:val="20"/>
              </w:rPr>
              <w:t xml:space="preserve"> (</w:t>
            </w:r>
            <w:proofErr w:type="spellStart"/>
            <w:r w:rsidRPr="00E621AF">
              <w:rPr>
                <w:rFonts w:ascii="Arial" w:eastAsia="Times New Roman" w:hAnsi="Arial" w:cs="Arial"/>
                <w:color w:val="000000"/>
                <w:sz w:val="20"/>
                <w:szCs w:val="20"/>
              </w:rPr>
              <w:t>stdprov</w:t>
            </w:r>
            <w:proofErr w:type="spellEnd"/>
            <w:r w:rsidRPr="00E621AF">
              <w:rPr>
                <w:rFonts w:ascii="Arial" w:eastAsia="Times New Roman" w:hAnsi="Arial" w:cs="Arial"/>
                <w:color w:val="000000"/>
                <w:sz w:val="20"/>
                <w:szCs w:val="20"/>
              </w:rPr>
              <w:t xml:space="preserve"> = MD, Osteopath, </w:t>
            </w:r>
            <w:proofErr w:type="spellStart"/>
            <w:r w:rsidRPr="00E621AF">
              <w:rPr>
                <w:rFonts w:ascii="Arial" w:eastAsia="Times New Roman" w:hAnsi="Arial" w:cs="Arial"/>
                <w:color w:val="000000"/>
                <w:sz w:val="20"/>
                <w:szCs w:val="20"/>
              </w:rPr>
              <w:t>Int</w:t>
            </w:r>
            <w:proofErr w:type="spellEnd"/>
            <w:r w:rsidRPr="00E621AF">
              <w:rPr>
                <w:rFonts w:ascii="Arial" w:eastAsia="Times New Roman" w:hAnsi="Arial" w:cs="Arial"/>
                <w:color w:val="000000"/>
                <w:sz w:val="20"/>
                <w:szCs w:val="20"/>
              </w:rPr>
              <w:t xml:space="preserve"> Med, Multi-Spec, Fam </w:t>
            </w:r>
            <w:proofErr w:type="spellStart"/>
            <w:r w:rsidRPr="00E621AF">
              <w:rPr>
                <w:rFonts w:ascii="Arial" w:eastAsia="Times New Roman" w:hAnsi="Arial" w:cs="Arial"/>
                <w:color w:val="000000"/>
                <w:sz w:val="20"/>
                <w:szCs w:val="20"/>
              </w:rPr>
              <w:t>Pract</w:t>
            </w:r>
            <w:proofErr w:type="spellEnd"/>
            <w:r w:rsidRPr="00E621AF">
              <w:rPr>
                <w:rFonts w:ascii="Arial" w:eastAsia="Times New Roman" w:hAnsi="Arial" w:cs="Arial"/>
                <w:color w:val="000000"/>
                <w:sz w:val="20"/>
                <w:szCs w:val="20"/>
              </w:rPr>
              <w:t>, Geriatric, Ped, Ped Spec, NP, PA)</w:t>
            </w:r>
          </w:p>
        </w:tc>
      </w:tr>
      <w:tr w:rsidR="00E621AF" w:rsidRPr="00E621AF" w14:paraId="15690893" w14:textId="77777777" w:rsidTr="00BF7B6B">
        <w:trPr>
          <w:trHeight w:val="260"/>
        </w:trPr>
        <w:tc>
          <w:tcPr>
            <w:tcW w:w="1390" w:type="dxa"/>
            <w:shd w:val="clear" w:color="auto" w:fill="auto"/>
            <w:noWrap/>
            <w:vAlign w:val="bottom"/>
            <w:hideMark/>
          </w:tcPr>
          <w:p w14:paraId="0C01EE25"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new_user_dt</w:t>
            </w:r>
            <w:proofErr w:type="spellEnd"/>
          </w:p>
        </w:tc>
        <w:tc>
          <w:tcPr>
            <w:tcW w:w="10410" w:type="dxa"/>
            <w:shd w:val="clear" w:color="auto" w:fill="auto"/>
            <w:noWrap/>
            <w:vAlign w:val="bottom"/>
            <w:hideMark/>
          </w:tcPr>
          <w:p w14:paraId="4119CA0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First opioid Rx date in 2014 (no Rx prior 180d); </w:t>
            </w:r>
            <w:proofErr w:type="spellStart"/>
            <w:r w:rsidRPr="00E621AF">
              <w:rPr>
                <w:rFonts w:ascii="Arial" w:eastAsia="Times New Roman" w:hAnsi="Arial" w:cs="Arial"/>
                <w:color w:val="000000"/>
                <w:sz w:val="20"/>
                <w:szCs w:val="20"/>
              </w:rPr>
              <w:t>excl</w:t>
            </w:r>
            <w:proofErr w:type="spellEnd"/>
            <w:r w:rsidRPr="00E621AF">
              <w:rPr>
                <w:rFonts w:ascii="Arial" w:eastAsia="Times New Roman" w:hAnsi="Arial" w:cs="Arial"/>
                <w:color w:val="000000"/>
                <w:sz w:val="20"/>
                <w:szCs w:val="20"/>
              </w:rPr>
              <w:t xml:space="preserve"> removed (hospice/cancer); else missing</w:t>
            </w:r>
          </w:p>
        </w:tc>
      </w:tr>
      <w:tr w:rsidR="00E621AF" w:rsidRPr="00E621AF" w14:paraId="0628CDC4" w14:textId="77777777" w:rsidTr="00BF7B6B">
        <w:trPr>
          <w:trHeight w:val="260"/>
        </w:trPr>
        <w:tc>
          <w:tcPr>
            <w:tcW w:w="1390" w:type="dxa"/>
            <w:shd w:val="clear" w:color="auto" w:fill="auto"/>
            <w:noWrap/>
            <w:vAlign w:val="bottom"/>
            <w:hideMark/>
          </w:tcPr>
          <w:p w14:paraId="797ABD8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10410" w:type="dxa"/>
            <w:vMerge w:val="restart"/>
            <w:shd w:val="clear" w:color="auto" w:fill="auto"/>
            <w:noWrap/>
            <w:vAlign w:val="center"/>
            <w:hideMark/>
          </w:tcPr>
          <w:p w14:paraId="74C6B55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client + </w:t>
            </w:r>
            <w:proofErr w:type="spellStart"/>
            <w:r w:rsidRPr="00E621AF">
              <w:rPr>
                <w:rFonts w:ascii="Arial" w:eastAsia="Times New Roman" w:hAnsi="Arial" w:cs="Arial"/>
                <w:color w:val="000000"/>
                <w:sz w:val="20"/>
                <w:szCs w:val="20"/>
              </w:rPr>
              <w:t>enrolid</w:t>
            </w:r>
            <w:proofErr w:type="spellEnd"/>
            <w:r w:rsidRPr="00E621AF">
              <w:rPr>
                <w:rFonts w:ascii="Arial" w:eastAsia="Times New Roman" w:hAnsi="Arial" w:cs="Arial"/>
                <w:color w:val="000000"/>
                <w:sz w:val="20"/>
                <w:szCs w:val="20"/>
              </w:rPr>
              <w:t xml:space="preserve"> = unique ID</w:t>
            </w:r>
          </w:p>
        </w:tc>
      </w:tr>
      <w:tr w:rsidR="00E621AF" w:rsidRPr="00E621AF" w14:paraId="5C84104B" w14:textId="77777777" w:rsidTr="00BF7B6B">
        <w:trPr>
          <w:trHeight w:val="260"/>
        </w:trPr>
        <w:tc>
          <w:tcPr>
            <w:tcW w:w="1390" w:type="dxa"/>
            <w:shd w:val="clear" w:color="auto" w:fill="auto"/>
            <w:noWrap/>
            <w:vAlign w:val="bottom"/>
            <w:hideMark/>
          </w:tcPr>
          <w:p w14:paraId="666A79FE"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enrolid</w:t>
            </w:r>
            <w:proofErr w:type="spellEnd"/>
          </w:p>
        </w:tc>
        <w:tc>
          <w:tcPr>
            <w:tcW w:w="10410" w:type="dxa"/>
            <w:vMerge/>
            <w:vAlign w:val="center"/>
            <w:hideMark/>
          </w:tcPr>
          <w:p w14:paraId="1DD70268" w14:textId="77777777" w:rsidR="00E621AF" w:rsidRPr="00E621AF" w:rsidRDefault="00E621AF" w:rsidP="00E621AF">
            <w:pPr>
              <w:rPr>
                <w:rFonts w:ascii="Arial" w:eastAsia="Times New Roman" w:hAnsi="Arial" w:cs="Arial"/>
                <w:color w:val="000000"/>
                <w:sz w:val="20"/>
                <w:szCs w:val="20"/>
              </w:rPr>
            </w:pPr>
          </w:p>
        </w:tc>
      </w:tr>
      <w:tr w:rsidR="00E621AF" w:rsidRPr="00E621AF" w14:paraId="4C915F2C" w14:textId="77777777" w:rsidTr="00BF7B6B">
        <w:trPr>
          <w:trHeight w:val="260"/>
        </w:trPr>
        <w:tc>
          <w:tcPr>
            <w:tcW w:w="1390" w:type="dxa"/>
            <w:shd w:val="clear" w:color="auto" w:fill="auto"/>
            <w:noWrap/>
            <w:vAlign w:val="bottom"/>
            <w:hideMark/>
          </w:tcPr>
          <w:p w14:paraId="5171F62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10410" w:type="dxa"/>
            <w:shd w:val="clear" w:color="auto" w:fill="auto"/>
            <w:noWrap/>
            <w:vAlign w:val="center"/>
            <w:hideMark/>
          </w:tcPr>
          <w:p w14:paraId="1BFCCEA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age as of </w:t>
            </w:r>
            <w:proofErr w:type="spellStart"/>
            <w:r w:rsidRPr="00E621AF">
              <w:rPr>
                <w:rFonts w:ascii="Arial" w:eastAsia="Times New Roman" w:hAnsi="Arial" w:cs="Arial"/>
                <w:color w:val="000000"/>
                <w:sz w:val="20"/>
                <w:szCs w:val="20"/>
              </w:rPr>
              <w:t>svcdate</w:t>
            </w:r>
            <w:proofErr w:type="spellEnd"/>
          </w:p>
        </w:tc>
      </w:tr>
      <w:tr w:rsidR="00E621AF" w:rsidRPr="00E621AF" w14:paraId="68C19490" w14:textId="77777777" w:rsidTr="00BF7B6B">
        <w:trPr>
          <w:trHeight w:val="260"/>
        </w:trPr>
        <w:tc>
          <w:tcPr>
            <w:tcW w:w="1390" w:type="dxa"/>
            <w:shd w:val="clear" w:color="auto" w:fill="auto"/>
            <w:noWrap/>
            <w:vAlign w:val="bottom"/>
            <w:hideMark/>
          </w:tcPr>
          <w:p w14:paraId="7FFCE7C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10410" w:type="dxa"/>
            <w:shd w:val="clear" w:color="auto" w:fill="auto"/>
            <w:noWrap/>
            <w:vAlign w:val="center"/>
            <w:hideMark/>
          </w:tcPr>
          <w:p w14:paraId="2454EAD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sex as of </w:t>
            </w:r>
            <w:proofErr w:type="spellStart"/>
            <w:r w:rsidRPr="00E621AF">
              <w:rPr>
                <w:rFonts w:ascii="Arial" w:eastAsia="Times New Roman" w:hAnsi="Arial" w:cs="Arial"/>
                <w:color w:val="000000"/>
                <w:sz w:val="20"/>
                <w:szCs w:val="20"/>
              </w:rPr>
              <w:t>svcdate</w:t>
            </w:r>
            <w:proofErr w:type="spellEnd"/>
          </w:p>
        </w:tc>
      </w:tr>
      <w:tr w:rsidR="00E621AF" w:rsidRPr="00E621AF" w14:paraId="633E169F" w14:textId="77777777" w:rsidTr="00BF7B6B">
        <w:trPr>
          <w:trHeight w:val="260"/>
        </w:trPr>
        <w:tc>
          <w:tcPr>
            <w:tcW w:w="1390" w:type="dxa"/>
            <w:shd w:val="clear" w:color="auto" w:fill="auto"/>
            <w:noWrap/>
            <w:vAlign w:val="bottom"/>
            <w:hideMark/>
          </w:tcPr>
          <w:p w14:paraId="656D5870"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lastRenderedPageBreak/>
              <w:t>svcdate</w:t>
            </w:r>
            <w:proofErr w:type="spellEnd"/>
          </w:p>
        </w:tc>
        <w:tc>
          <w:tcPr>
            <w:tcW w:w="10410" w:type="dxa"/>
            <w:shd w:val="clear" w:color="auto" w:fill="auto"/>
            <w:noWrap/>
            <w:vAlign w:val="center"/>
            <w:hideMark/>
          </w:tcPr>
          <w:p w14:paraId="2EE6B1C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First date of service</w:t>
            </w:r>
          </w:p>
        </w:tc>
      </w:tr>
      <w:tr w:rsidR="00E621AF" w:rsidRPr="00E621AF" w14:paraId="75E9944C" w14:textId="77777777" w:rsidTr="00BF7B6B">
        <w:trPr>
          <w:trHeight w:val="260"/>
        </w:trPr>
        <w:tc>
          <w:tcPr>
            <w:tcW w:w="1390" w:type="dxa"/>
            <w:shd w:val="clear" w:color="auto" w:fill="auto"/>
            <w:noWrap/>
            <w:vAlign w:val="bottom"/>
            <w:hideMark/>
          </w:tcPr>
          <w:p w14:paraId="5FF6C5F9"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tsvcdat</w:t>
            </w:r>
            <w:proofErr w:type="spellEnd"/>
          </w:p>
        </w:tc>
        <w:tc>
          <w:tcPr>
            <w:tcW w:w="10410" w:type="dxa"/>
            <w:shd w:val="clear" w:color="auto" w:fill="auto"/>
            <w:noWrap/>
            <w:vAlign w:val="center"/>
            <w:hideMark/>
          </w:tcPr>
          <w:p w14:paraId="1915D71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Last date of service</w:t>
            </w:r>
          </w:p>
        </w:tc>
      </w:tr>
      <w:tr w:rsidR="00E621AF" w:rsidRPr="00E621AF" w14:paraId="2405E9A5" w14:textId="77777777" w:rsidTr="00BF7B6B">
        <w:trPr>
          <w:trHeight w:val="260"/>
        </w:trPr>
        <w:tc>
          <w:tcPr>
            <w:tcW w:w="1390" w:type="dxa"/>
            <w:shd w:val="clear" w:color="auto" w:fill="auto"/>
            <w:noWrap/>
            <w:vAlign w:val="bottom"/>
            <w:hideMark/>
          </w:tcPr>
          <w:p w14:paraId="1CEB2CFC"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stdprov</w:t>
            </w:r>
            <w:proofErr w:type="spellEnd"/>
          </w:p>
        </w:tc>
        <w:tc>
          <w:tcPr>
            <w:tcW w:w="10410" w:type="dxa"/>
            <w:shd w:val="clear" w:color="auto" w:fill="auto"/>
            <w:noWrap/>
            <w:vAlign w:val="center"/>
            <w:hideMark/>
          </w:tcPr>
          <w:p w14:paraId="05297F5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Provider type</w:t>
            </w:r>
          </w:p>
        </w:tc>
      </w:tr>
      <w:tr w:rsidR="00E621AF" w:rsidRPr="00E621AF" w14:paraId="373C991D" w14:textId="77777777" w:rsidTr="00BF7B6B">
        <w:trPr>
          <w:trHeight w:val="260"/>
        </w:trPr>
        <w:tc>
          <w:tcPr>
            <w:tcW w:w="1390" w:type="dxa"/>
            <w:shd w:val="clear" w:color="auto" w:fill="auto"/>
            <w:noWrap/>
            <w:vAlign w:val="bottom"/>
            <w:hideMark/>
          </w:tcPr>
          <w:p w14:paraId="11E120A8"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stdrace</w:t>
            </w:r>
            <w:proofErr w:type="spellEnd"/>
          </w:p>
        </w:tc>
        <w:tc>
          <w:tcPr>
            <w:tcW w:w="10410" w:type="dxa"/>
            <w:shd w:val="clear" w:color="auto" w:fill="auto"/>
            <w:noWrap/>
            <w:vAlign w:val="center"/>
            <w:hideMark/>
          </w:tcPr>
          <w:p w14:paraId="04AE8BF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race as of </w:t>
            </w:r>
            <w:proofErr w:type="spellStart"/>
            <w:r w:rsidRPr="00E621AF">
              <w:rPr>
                <w:rFonts w:ascii="Arial" w:eastAsia="Times New Roman" w:hAnsi="Arial" w:cs="Arial"/>
                <w:color w:val="000000"/>
                <w:sz w:val="20"/>
                <w:szCs w:val="20"/>
              </w:rPr>
              <w:t>svcdate</w:t>
            </w:r>
            <w:proofErr w:type="spellEnd"/>
          </w:p>
        </w:tc>
      </w:tr>
      <w:tr w:rsidR="00E621AF" w:rsidRPr="00E621AF" w14:paraId="1FE03E4A" w14:textId="77777777" w:rsidTr="00BF7B6B">
        <w:trPr>
          <w:trHeight w:val="260"/>
        </w:trPr>
        <w:tc>
          <w:tcPr>
            <w:tcW w:w="1390" w:type="dxa"/>
            <w:shd w:val="clear" w:color="auto" w:fill="auto"/>
            <w:noWrap/>
            <w:vAlign w:val="bottom"/>
            <w:hideMark/>
          </w:tcPr>
          <w:p w14:paraId="2ACAB63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rural</w:t>
            </w:r>
          </w:p>
        </w:tc>
        <w:tc>
          <w:tcPr>
            <w:tcW w:w="10410" w:type="dxa"/>
            <w:shd w:val="clear" w:color="auto" w:fill="auto"/>
            <w:noWrap/>
            <w:vAlign w:val="center"/>
            <w:hideMark/>
          </w:tcPr>
          <w:p w14:paraId="3DBD3D2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rural as of 1.1.16</w:t>
            </w:r>
          </w:p>
        </w:tc>
      </w:tr>
      <w:tr w:rsidR="00E621AF" w:rsidRPr="00E621AF" w14:paraId="05472F75" w14:textId="77777777" w:rsidTr="00BF7B6B">
        <w:trPr>
          <w:trHeight w:val="260"/>
        </w:trPr>
        <w:tc>
          <w:tcPr>
            <w:tcW w:w="1390" w:type="dxa"/>
            <w:shd w:val="clear" w:color="auto" w:fill="auto"/>
            <w:noWrap/>
            <w:vAlign w:val="bottom"/>
            <w:hideMark/>
          </w:tcPr>
          <w:p w14:paraId="78C2620A" w14:textId="77777777" w:rsidR="00E621AF" w:rsidRPr="00BE1DE5" w:rsidRDefault="00E621AF" w:rsidP="00E621AF">
            <w:pPr>
              <w:rPr>
                <w:rFonts w:ascii="Arial" w:eastAsia="Times New Roman" w:hAnsi="Arial" w:cs="Arial"/>
                <w:color w:val="000000"/>
                <w:sz w:val="20"/>
                <w:szCs w:val="20"/>
                <w:highlight w:val="darkGray"/>
                <w:rPrChange w:id="116"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17" w:author="Mark,Goodhart" w:date="2018-07-05T09:45:00Z">
                  <w:rPr>
                    <w:rFonts w:ascii="Arial" w:eastAsia="Times New Roman" w:hAnsi="Arial" w:cs="Arial"/>
                    <w:color w:val="000000"/>
                    <w:sz w:val="20"/>
                    <w:szCs w:val="20"/>
                  </w:rPr>
                </w:rPrChange>
              </w:rPr>
              <w:t>enrmon13</w:t>
            </w:r>
          </w:p>
        </w:tc>
        <w:tc>
          <w:tcPr>
            <w:tcW w:w="10410" w:type="dxa"/>
            <w:shd w:val="clear" w:color="auto" w:fill="auto"/>
            <w:noWrap/>
            <w:vAlign w:val="bottom"/>
            <w:hideMark/>
          </w:tcPr>
          <w:p w14:paraId="54380C92" w14:textId="77777777" w:rsidR="00E621AF" w:rsidRPr="00BE1DE5" w:rsidRDefault="00E621AF" w:rsidP="00E621AF">
            <w:pPr>
              <w:rPr>
                <w:rFonts w:ascii="Arial" w:eastAsia="Times New Roman" w:hAnsi="Arial" w:cs="Arial"/>
                <w:color w:val="000000"/>
                <w:sz w:val="20"/>
                <w:szCs w:val="20"/>
                <w:highlight w:val="darkGray"/>
                <w:rPrChange w:id="118"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19" w:author="Mark,Goodhart" w:date="2018-07-05T09:45:00Z">
                  <w:rPr>
                    <w:rFonts w:ascii="Arial" w:eastAsia="Times New Roman" w:hAnsi="Arial" w:cs="Arial"/>
                    <w:color w:val="000000"/>
                    <w:sz w:val="20"/>
                    <w:szCs w:val="20"/>
                  </w:rPr>
                </w:rPrChange>
              </w:rPr>
              <w:t># of months of enrollment in 2013; 11 or 12</w:t>
            </w:r>
          </w:p>
        </w:tc>
      </w:tr>
      <w:tr w:rsidR="00E621AF" w:rsidRPr="00E621AF" w14:paraId="1BAA3881" w14:textId="77777777" w:rsidTr="00BF7B6B">
        <w:trPr>
          <w:trHeight w:val="260"/>
        </w:trPr>
        <w:tc>
          <w:tcPr>
            <w:tcW w:w="1390" w:type="dxa"/>
            <w:shd w:val="clear" w:color="auto" w:fill="auto"/>
            <w:noWrap/>
            <w:vAlign w:val="bottom"/>
            <w:hideMark/>
          </w:tcPr>
          <w:p w14:paraId="16F45CFE" w14:textId="77777777" w:rsidR="00E621AF" w:rsidRPr="00BE1DE5" w:rsidRDefault="00E621AF" w:rsidP="00E621AF">
            <w:pPr>
              <w:rPr>
                <w:rFonts w:ascii="Arial" w:eastAsia="Times New Roman" w:hAnsi="Arial" w:cs="Arial"/>
                <w:color w:val="000000"/>
                <w:sz w:val="20"/>
                <w:szCs w:val="20"/>
                <w:highlight w:val="darkGray"/>
                <w:rPrChange w:id="120"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21" w:author="Mark,Goodhart" w:date="2018-07-05T09:45:00Z">
                  <w:rPr>
                    <w:rFonts w:ascii="Arial" w:eastAsia="Times New Roman" w:hAnsi="Arial" w:cs="Arial"/>
                    <w:color w:val="000000"/>
                    <w:sz w:val="20"/>
                    <w:szCs w:val="20"/>
                  </w:rPr>
                </w:rPrChange>
              </w:rPr>
              <w:t>enrmon14</w:t>
            </w:r>
          </w:p>
        </w:tc>
        <w:tc>
          <w:tcPr>
            <w:tcW w:w="10410" w:type="dxa"/>
            <w:shd w:val="clear" w:color="auto" w:fill="auto"/>
            <w:noWrap/>
            <w:vAlign w:val="bottom"/>
            <w:hideMark/>
          </w:tcPr>
          <w:p w14:paraId="37A04CAC" w14:textId="77777777" w:rsidR="00E621AF" w:rsidRPr="00BE1DE5" w:rsidRDefault="00E621AF" w:rsidP="00E621AF">
            <w:pPr>
              <w:rPr>
                <w:rFonts w:ascii="Arial" w:eastAsia="Times New Roman" w:hAnsi="Arial" w:cs="Arial"/>
                <w:color w:val="000000"/>
                <w:sz w:val="20"/>
                <w:szCs w:val="20"/>
                <w:highlight w:val="darkGray"/>
                <w:rPrChange w:id="122"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23" w:author="Mark,Goodhart" w:date="2018-07-05T09:45:00Z">
                  <w:rPr>
                    <w:rFonts w:ascii="Arial" w:eastAsia="Times New Roman" w:hAnsi="Arial" w:cs="Arial"/>
                    <w:color w:val="000000"/>
                    <w:sz w:val="20"/>
                    <w:szCs w:val="20"/>
                  </w:rPr>
                </w:rPrChange>
              </w:rPr>
              <w:t># of months of enrollment in 2014; 11 or 12</w:t>
            </w:r>
          </w:p>
        </w:tc>
      </w:tr>
      <w:tr w:rsidR="00E621AF" w:rsidRPr="00E621AF" w14:paraId="53D64707" w14:textId="77777777" w:rsidTr="00BF7B6B">
        <w:trPr>
          <w:trHeight w:val="260"/>
        </w:trPr>
        <w:tc>
          <w:tcPr>
            <w:tcW w:w="1390" w:type="dxa"/>
            <w:shd w:val="clear" w:color="auto" w:fill="auto"/>
            <w:noWrap/>
            <w:vAlign w:val="bottom"/>
            <w:hideMark/>
          </w:tcPr>
          <w:p w14:paraId="6C46746B" w14:textId="77777777" w:rsidR="00E621AF" w:rsidRPr="00BE1DE5" w:rsidRDefault="00E621AF" w:rsidP="00E621AF">
            <w:pPr>
              <w:rPr>
                <w:rFonts w:ascii="Arial" w:eastAsia="Times New Roman" w:hAnsi="Arial" w:cs="Arial"/>
                <w:color w:val="000000"/>
                <w:sz w:val="20"/>
                <w:szCs w:val="20"/>
                <w:highlight w:val="darkGray"/>
                <w:rPrChange w:id="124"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25" w:author="Mark,Goodhart" w:date="2018-07-05T09:45:00Z">
                  <w:rPr>
                    <w:rFonts w:ascii="Arial" w:eastAsia="Times New Roman" w:hAnsi="Arial" w:cs="Arial"/>
                    <w:color w:val="000000"/>
                    <w:sz w:val="20"/>
                    <w:szCs w:val="20"/>
                  </w:rPr>
                </w:rPrChange>
              </w:rPr>
              <w:t>enrmon15</w:t>
            </w:r>
          </w:p>
        </w:tc>
        <w:tc>
          <w:tcPr>
            <w:tcW w:w="10410" w:type="dxa"/>
            <w:shd w:val="clear" w:color="auto" w:fill="auto"/>
            <w:noWrap/>
            <w:vAlign w:val="bottom"/>
            <w:hideMark/>
          </w:tcPr>
          <w:p w14:paraId="65ED189E" w14:textId="77777777" w:rsidR="00E621AF" w:rsidRPr="00BE1DE5" w:rsidRDefault="00E621AF" w:rsidP="00E621AF">
            <w:pPr>
              <w:rPr>
                <w:rFonts w:ascii="Arial" w:eastAsia="Times New Roman" w:hAnsi="Arial" w:cs="Arial"/>
                <w:color w:val="000000"/>
                <w:sz w:val="20"/>
                <w:szCs w:val="20"/>
                <w:highlight w:val="darkGray"/>
                <w:rPrChange w:id="126"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27" w:author="Mark,Goodhart" w:date="2018-07-05T09:45:00Z">
                  <w:rPr>
                    <w:rFonts w:ascii="Arial" w:eastAsia="Times New Roman" w:hAnsi="Arial" w:cs="Arial"/>
                    <w:color w:val="000000"/>
                    <w:sz w:val="20"/>
                    <w:szCs w:val="20"/>
                  </w:rPr>
                </w:rPrChange>
              </w:rPr>
              <w:t># of months of enrollment in 2015; 11 or 12</w:t>
            </w:r>
          </w:p>
        </w:tc>
      </w:tr>
      <w:tr w:rsidR="00E621AF" w:rsidRPr="00E621AF" w14:paraId="2D0BB4E1" w14:textId="77777777" w:rsidTr="00BF7B6B">
        <w:trPr>
          <w:trHeight w:val="260"/>
        </w:trPr>
        <w:tc>
          <w:tcPr>
            <w:tcW w:w="1390" w:type="dxa"/>
            <w:shd w:val="clear" w:color="auto" w:fill="auto"/>
            <w:noWrap/>
            <w:vAlign w:val="bottom"/>
            <w:hideMark/>
          </w:tcPr>
          <w:p w14:paraId="5E6FCB61" w14:textId="77777777" w:rsidR="00E621AF" w:rsidRPr="00BE1DE5" w:rsidRDefault="00E621AF" w:rsidP="00E621AF">
            <w:pPr>
              <w:rPr>
                <w:rFonts w:ascii="Arial" w:eastAsia="Times New Roman" w:hAnsi="Arial" w:cs="Arial"/>
                <w:color w:val="000000"/>
                <w:sz w:val="20"/>
                <w:szCs w:val="20"/>
                <w:highlight w:val="darkGray"/>
                <w:rPrChange w:id="128"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29" w:author="Mark,Goodhart" w:date="2018-07-05T09:45:00Z">
                  <w:rPr>
                    <w:rFonts w:ascii="Arial" w:eastAsia="Times New Roman" w:hAnsi="Arial" w:cs="Arial"/>
                    <w:color w:val="000000"/>
                    <w:sz w:val="20"/>
                    <w:szCs w:val="20"/>
                  </w:rPr>
                </w:rPrChange>
              </w:rPr>
              <w:t>enrmon16</w:t>
            </w:r>
          </w:p>
        </w:tc>
        <w:tc>
          <w:tcPr>
            <w:tcW w:w="10410" w:type="dxa"/>
            <w:shd w:val="clear" w:color="auto" w:fill="auto"/>
            <w:noWrap/>
            <w:vAlign w:val="bottom"/>
            <w:hideMark/>
          </w:tcPr>
          <w:p w14:paraId="01DA4167" w14:textId="77777777" w:rsidR="00E621AF" w:rsidRPr="00BE1DE5" w:rsidRDefault="00E621AF" w:rsidP="00E621AF">
            <w:pPr>
              <w:rPr>
                <w:rFonts w:ascii="Arial" w:eastAsia="Times New Roman" w:hAnsi="Arial" w:cs="Arial"/>
                <w:color w:val="000000"/>
                <w:sz w:val="20"/>
                <w:szCs w:val="20"/>
                <w:highlight w:val="darkGray"/>
                <w:rPrChange w:id="130"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31" w:author="Mark,Goodhart" w:date="2018-07-05T09:45:00Z">
                  <w:rPr>
                    <w:rFonts w:ascii="Arial" w:eastAsia="Times New Roman" w:hAnsi="Arial" w:cs="Arial"/>
                    <w:color w:val="000000"/>
                    <w:sz w:val="20"/>
                    <w:szCs w:val="20"/>
                  </w:rPr>
                </w:rPrChange>
              </w:rPr>
              <w:t># of months of enrollment in 2016; 11 or 12</w:t>
            </w:r>
          </w:p>
        </w:tc>
      </w:tr>
    </w:tbl>
    <w:p w14:paraId="3526F8E1" w14:textId="77777777" w:rsidR="00E621AF" w:rsidRDefault="00E621AF" w:rsidP="00091F46"/>
    <w:p w14:paraId="332691C0" w14:textId="77777777" w:rsidR="00BF7B6B" w:rsidRDefault="00BF7B6B" w:rsidP="00091F46"/>
    <w:p w14:paraId="69B24D90" w14:textId="77777777" w:rsidR="00BF7B6B" w:rsidRDefault="00BF7B6B" w:rsidP="00091F46"/>
    <w:p w14:paraId="78566CD8" w14:textId="77777777" w:rsidR="00BF7B6B" w:rsidRDefault="00BF7B6B" w:rsidP="00091F46"/>
    <w:p w14:paraId="269A8B03" w14:textId="77777777" w:rsidR="00BF7B6B" w:rsidRDefault="00BF7B6B" w:rsidP="00091F46"/>
    <w:p w14:paraId="11D3C557" w14:textId="77777777" w:rsidR="00BF7B6B" w:rsidRDefault="00BF7B6B" w:rsidP="00091F46"/>
    <w:p w14:paraId="04464684" w14:textId="77777777" w:rsidR="00BF7B6B" w:rsidRDefault="00BF7B6B" w:rsidP="00091F46"/>
    <w:p w14:paraId="170BFA5E" w14:textId="77777777" w:rsidR="00BF7B6B" w:rsidRDefault="00BF7B6B" w:rsidP="00091F46"/>
    <w:p w14:paraId="41909568" w14:textId="77777777" w:rsidR="00BF7B6B" w:rsidRDefault="00BF7B6B" w:rsidP="00091F46"/>
    <w:p w14:paraId="62C08587" w14:textId="77777777" w:rsidR="00BF7B6B" w:rsidRDefault="00BF7B6B" w:rsidP="00091F46"/>
    <w:tbl>
      <w:tblPr>
        <w:tblpPr w:leftFromText="180" w:rightFromText="180" w:horzAnchor="margin" w:tblpXSpec="center" w:tblpY="-565"/>
        <w:tblW w:w="10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9460"/>
      </w:tblGrid>
      <w:tr w:rsidR="00E621AF" w:rsidRPr="00E621AF" w14:paraId="4AB744E5" w14:textId="77777777" w:rsidTr="00BF7B6B">
        <w:trPr>
          <w:trHeight w:val="260"/>
        </w:trPr>
        <w:tc>
          <w:tcPr>
            <w:tcW w:w="10822" w:type="dxa"/>
            <w:gridSpan w:val="2"/>
            <w:shd w:val="clear" w:color="000000" w:fill="00B0F0"/>
            <w:noWrap/>
            <w:vAlign w:val="bottom"/>
            <w:hideMark/>
          </w:tcPr>
          <w:p w14:paraId="0ECF8894" w14:textId="77777777" w:rsidR="00E621AF" w:rsidRPr="00E621AF" w:rsidRDefault="00E621AF" w:rsidP="00BF7B6B">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lastRenderedPageBreak/>
              <w:t>Medical (Inpatient + Outpatient): Members</w:t>
            </w:r>
          </w:p>
        </w:tc>
      </w:tr>
      <w:tr w:rsidR="00E621AF" w:rsidRPr="00E621AF" w14:paraId="301DD6E5" w14:textId="77777777" w:rsidTr="00BF7B6B">
        <w:trPr>
          <w:trHeight w:val="260"/>
        </w:trPr>
        <w:tc>
          <w:tcPr>
            <w:tcW w:w="10822" w:type="dxa"/>
            <w:gridSpan w:val="2"/>
            <w:shd w:val="clear" w:color="auto" w:fill="auto"/>
            <w:noWrap/>
            <w:vAlign w:val="bottom"/>
            <w:hideMark/>
          </w:tcPr>
          <w:p w14:paraId="73DAE8B1"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Datasets: med14, med15, med16</w:t>
            </w:r>
          </w:p>
        </w:tc>
      </w:tr>
      <w:tr w:rsidR="00E621AF" w:rsidRPr="00E621AF" w14:paraId="30138CB9" w14:textId="77777777" w:rsidTr="00BF7B6B">
        <w:trPr>
          <w:trHeight w:val="260"/>
        </w:trPr>
        <w:tc>
          <w:tcPr>
            <w:tcW w:w="1362" w:type="dxa"/>
            <w:shd w:val="clear" w:color="000000" w:fill="D9D9D9"/>
            <w:noWrap/>
            <w:vAlign w:val="bottom"/>
            <w:hideMark/>
          </w:tcPr>
          <w:p w14:paraId="03C9EE21"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9460" w:type="dxa"/>
            <w:shd w:val="clear" w:color="000000" w:fill="D9D9D9"/>
            <w:noWrap/>
            <w:vAlign w:val="bottom"/>
            <w:hideMark/>
          </w:tcPr>
          <w:p w14:paraId="74C120C8"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3B4AC0F1" w14:textId="77777777" w:rsidTr="00BF7B6B">
        <w:trPr>
          <w:trHeight w:val="260"/>
        </w:trPr>
        <w:tc>
          <w:tcPr>
            <w:tcW w:w="1362" w:type="dxa"/>
            <w:shd w:val="clear" w:color="auto" w:fill="auto"/>
            <w:noWrap/>
            <w:vAlign w:val="bottom"/>
            <w:hideMark/>
          </w:tcPr>
          <w:p w14:paraId="790A569E"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adv</w:t>
            </w:r>
          </w:p>
        </w:tc>
        <w:tc>
          <w:tcPr>
            <w:tcW w:w="9460" w:type="dxa"/>
            <w:shd w:val="clear" w:color="auto" w:fill="auto"/>
            <w:noWrap/>
            <w:vAlign w:val="bottom"/>
            <w:hideMark/>
          </w:tcPr>
          <w:p w14:paraId="1CA9DB32"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1+ Diagnosis of </w:t>
            </w:r>
            <w:proofErr w:type="spellStart"/>
            <w:r w:rsidRPr="00E621AF">
              <w:rPr>
                <w:rFonts w:ascii="Arial" w:eastAsia="Times New Roman" w:hAnsi="Arial" w:cs="Arial"/>
                <w:color w:val="000000"/>
                <w:sz w:val="20"/>
                <w:szCs w:val="20"/>
              </w:rPr>
              <w:t>Adverse Affects</w:t>
            </w:r>
            <w:proofErr w:type="spellEnd"/>
            <w:r w:rsidRPr="00E621AF">
              <w:rPr>
                <w:rFonts w:ascii="Arial" w:eastAsia="Times New Roman" w:hAnsi="Arial" w:cs="Arial"/>
                <w:color w:val="000000"/>
                <w:sz w:val="20"/>
                <w:szCs w:val="20"/>
              </w:rPr>
              <w:t xml:space="preserve"> due to Opioids during year</w:t>
            </w:r>
          </w:p>
        </w:tc>
      </w:tr>
      <w:tr w:rsidR="00E621AF" w:rsidRPr="00E621AF" w14:paraId="69805F9D" w14:textId="77777777" w:rsidTr="00BF7B6B">
        <w:trPr>
          <w:trHeight w:val="260"/>
        </w:trPr>
        <w:tc>
          <w:tcPr>
            <w:tcW w:w="1362" w:type="dxa"/>
            <w:shd w:val="clear" w:color="auto" w:fill="auto"/>
            <w:noWrap/>
            <w:vAlign w:val="bottom"/>
            <w:hideMark/>
          </w:tcPr>
          <w:p w14:paraId="3DD8A4BC" w14:textId="77777777" w:rsidR="00E621AF" w:rsidRPr="00E621AF" w:rsidRDefault="00E621AF" w:rsidP="00BF7B6B">
            <w:pPr>
              <w:rPr>
                <w:rFonts w:ascii="Arial" w:eastAsia="Times New Roman" w:hAnsi="Arial" w:cs="Arial"/>
                <w:color w:val="000000"/>
                <w:sz w:val="20"/>
                <w:szCs w:val="20"/>
              </w:rPr>
            </w:pPr>
            <w:bookmarkStart w:id="132" w:name="_Hlk519596407"/>
            <w:r w:rsidRPr="00E621AF">
              <w:rPr>
                <w:rFonts w:ascii="Arial" w:eastAsia="Times New Roman" w:hAnsi="Arial" w:cs="Arial"/>
                <w:color w:val="000000"/>
                <w:sz w:val="20"/>
                <w:szCs w:val="20"/>
              </w:rPr>
              <w:t>cancer</w:t>
            </w:r>
          </w:p>
        </w:tc>
        <w:tc>
          <w:tcPr>
            <w:tcW w:w="9460" w:type="dxa"/>
            <w:shd w:val="clear" w:color="auto" w:fill="auto"/>
            <w:noWrap/>
            <w:vAlign w:val="bottom"/>
            <w:hideMark/>
          </w:tcPr>
          <w:p w14:paraId="3B348934" w14:textId="77777777" w:rsidR="00E621AF" w:rsidRPr="00E621AF" w:rsidRDefault="00E621AF" w:rsidP="00BF7B6B">
            <w:pPr>
              <w:rPr>
                <w:rFonts w:ascii="Arial" w:eastAsia="Times New Roman" w:hAnsi="Arial" w:cs="Arial"/>
                <w:color w:val="000000"/>
                <w:sz w:val="20"/>
                <w:szCs w:val="20"/>
              </w:rPr>
            </w:pPr>
            <w:bookmarkStart w:id="133" w:name="_Hlk519596460"/>
            <w:r w:rsidRPr="00E621AF">
              <w:rPr>
                <w:rFonts w:ascii="Arial" w:eastAsia="Times New Roman" w:hAnsi="Arial" w:cs="Arial"/>
                <w:color w:val="000000"/>
                <w:sz w:val="20"/>
                <w:szCs w:val="20"/>
              </w:rPr>
              <w:t xml:space="preserve">1+ Diagnosis of Cancer </w:t>
            </w:r>
            <w:bookmarkEnd w:id="133"/>
            <w:r w:rsidRPr="00E621AF">
              <w:rPr>
                <w:rFonts w:ascii="Arial" w:eastAsia="Times New Roman" w:hAnsi="Arial" w:cs="Arial"/>
                <w:color w:val="000000"/>
                <w:sz w:val="20"/>
                <w:szCs w:val="20"/>
              </w:rPr>
              <w:t>during year</w:t>
            </w:r>
          </w:p>
        </w:tc>
      </w:tr>
      <w:bookmarkEnd w:id="132"/>
      <w:tr w:rsidR="00E621AF" w:rsidRPr="00E621AF" w14:paraId="642C1907" w14:textId="77777777" w:rsidTr="00BF7B6B">
        <w:trPr>
          <w:trHeight w:val="260"/>
        </w:trPr>
        <w:tc>
          <w:tcPr>
            <w:tcW w:w="1362" w:type="dxa"/>
            <w:shd w:val="clear" w:color="auto" w:fill="auto"/>
            <w:noWrap/>
            <w:vAlign w:val="bottom"/>
            <w:hideMark/>
          </w:tcPr>
          <w:p w14:paraId="7CE0EE10"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death</w:t>
            </w:r>
          </w:p>
        </w:tc>
        <w:tc>
          <w:tcPr>
            <w:tcW w:w="9460" w:type="dxa"/>
            <w:shd w:val="clear" w:color="auto" w:fill="auto"/>
            <w:noWrap/>
            <w:vAlign w:val="bottom"/>
            <w:hideMark/>
          </w:tcPr>
          <w:p w14:paraId="5C19C875"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Discharge Status of Expired during year</w:t>
            </w:r>
          </w:p>
        </w:tc>
      </w:tr>
      <w:tr w:rsidR="00E621AF" w:rsidRPr="00E621AF" w14:paraId="6013970F" w14:textId="77777777" w:rsidTr="00BF7B6B">
        <w:trPr>
          <w:trHeight w:val="260"/>
        </w:trPr>
        <w:tc>
          <w:tcPr>
            <w:tcW w:w="1362" w:type="dxa"/>
            <w:shd w:val="clear" w:color="auto" w:fill="auto"/>
            <w:noWrap/>
            <w:vAlign w:val="bottom"/>
            <w:hideMark/>
          </w:tcPr>
          <w:p w14:paraId="0AC90A4C"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hospice</w:t>
            </w:r>
          </w:p>
        </w:tc>
        <w:tc>
          <w:tcPr>
            <w:tcW w:w="9460" w:type="dxa"/>
            <w:shd w:val="clear" w:color="auto" w:fill="auto"/>
            <w:noWrap/>
            <w:vAlign w:val="bottom"/>
            <w:hideMark/>
          </w:tcPr>
          <w:p w14:paraId="5D9CB689"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Procedure or Revenue Code for Hospice during year</w:t>
            </w:r>
          </w:p>
        </w:tc>
      </w:tr>
      <w:tr w:rsidR="00E621AF" w:rsidRPr="00E621AF" w14:paraId="7822A91C" w14:textId="77777777" w:rsidTr="00BF7B6B">
        <w:trPr>
          <w:trHeight w:val="260"/>
        </w:trPr>
        <w:tc>
          <w:tcPr>
            <w:tcW w:w="1362" w:type="dxa"/>
            <w:shd w:val="clear" w:color="auto" w:fill="auto"/>
            <w:noWrap/>
            <w:vAlign w:val="bottom"/>
            <w:hideMark/>
          </w:tcPr>
          <w:p w14:paraId="6A970CDD" w14:textId="77777777" w:rsidR="00E621AF" w:rsidRPr="00E621AF" w:rsidRDefault="00E621AF" w:rsidP="00BF7B6B">
            <w:pPr>
              <w:rPr>
                <w:rFonts w:ascii="Arial" w:eastAsia="Times New Roman" w:hAnsi="Arial" w:cs="Arial"/>
                <w:color w:val="000000"/>
                <w:sz w:val="20"/>
                <w:szCs w:val="20"/>
              </w:rPr>
            </w:pPr>
            <w:bookmarkStart w:id="134" w:name="_Hlk519596321"/>
            <w:proofErr w:type="spellStart"/>
            <w:r w:rsidRPr="00E621AF">
              <w:rPr>
                <w:rFonts w:ascii="Arial" w:eastAsia="Times New Roman" w:hAnsi="Arial" w:cs="Arial"/>
                <w:color w:val="000000"/>
                <w:sz w:val="20"/>
                <w:szCs w:val="20"/>
              </w:rPr>
              <w:t>mh</w:t>
            </w:r>
            <w:proofErr w:type="spellEnd"/>
          </w:p>
        </w:tc>
        <w:tc>
          <w:tcPr>
            <w:tcW w:w="9460" w:type="dxa"/>
            <w:shd w:val="clear" w:color="auto" w:fill="auto"/>
            <w:noWrap/>
            <w:vAlign w:val="bottom"/>
            <w:hideMark/>
          </w:tcPr>
          <w:p w14:paraId="3FD56223"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1+ </w:t>
            </w:r>
            <w:bookmarkStart w:id="135" w:name="_Hlk519596618"/>
            <w:r w:rsidRPr="00E621AF">
              <w:rPr>
                <w:rFonts w:ascii="Arial" w:eastAsia="Times New Roman" w:hAnsi="Arial" w:cs="Arial"/>
                <w:color w:val="000000"/>
                <w:sz w:val="20"/>
                <w:szCs w:val="20"/>
              </w:rPr>
              <w:t>Diagnosis of Mental Health Disorder during year</w:t>
            </w:r>
            <w:bookmarkEnd w:id="135"/>
          </w:p>
        </w:tc>
      </w:tr>
      <w:bookmarkEnd w:id="134"/>
      <w:tr w:rsidR="00E621AF" w:rsidRPr="00E621AF" w14:paraId="7DD42ED2" w14:textId="77777777" w:rsidTr="00BF7B6B">
        <w:trPr>
          <w:trHeight w:val="260"/>
        </w:trPr>
        <w:tc>
          <w:tcPr>
            <w:tcW w:w="1362" w:type="dxa"/>
            <w:shd w:val="clear" w:color="auto" w:fill="auto"/>
            <w:noWrap/>
            <w:vAlign w:val="bottom"/>
            <w:hideMark/>
          </w:tcPr>
          <w:p w14:paraId="64BE938D"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morphine</w:t>
            </w:r>
          </w:p>
        </w:tc>
        <w:tc>
          <w:tcPr>
            <w:tcW w:w="9460" w:type="dxa"/>
            <w:shd w:val="clear" w:color="auto" w:fill="auto"/>
            <w:noWrap/>
            <w:vAlign w:val="bottom"/>
            <w:hideMark/>
          </w:tcPr>
          <w:p w14:paraId="7E2F7624"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1+ </w:t>
            </w:r>
            <w:bookmarkStart w:id="136" w:name="_Hlk519596525"/>
            <w:r w:rsidRPr="00E621AF">
              <w:rPr>
                <w:rFonts w:ascii="Arial" w:eastAsia="Times New Roman" w:hAnsi="Arial" w:cs="Arial"/>
                <w:color w:val="000000"/>
                <w:sz w:val="20"/>
                <w:szCs w:val="20"/>
              </w:rPr>
              <w:t>Procedure Code for Morphine Injection during year</w:t>
            </w:r>
            <w:bookmarkEnd w:id="136"/>
          </w:p>
        </w:tc>
      </w:tr>
      <w:tr w:rsidR="00E621AF" w:rsidRPr="00E621AF" w14:paraId="4C68F84D" w14:textId="77777777" w:rsidTr="00BF7B6B">
        <w:trPr>
          <w:trHeight w:val="260"/>
        </w:trPr>
        <w:tc>
          <w:tcPr>
            <w:tcW w:w="1362" w:type="dxa"/>
            <w:shd w:val="clear" w:color="auto" w:fill="auto"/>
            <w:noWrap/>
            <w:vAlign w:val="bottom"/>
            <w:hideMark/>
          </w:tcPr>
          <w:p w14:paraId="50153649"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nas</w:t>
            </w:r>
            <w:proofErr w:type="spellEnd"/>
          </w:p>
        </w:tc>
        <w:tc>
          <w:tcPr>
            <w:tcW w:w="9460" w:type="dxa"/>
            <w:shd w:val="clear" w:color="auto" w:fill="auto"/>
            <w:noWrap/>
            <w:vAlign w:val="bottom"/>
            <w:hideMark/>
          </w:tcPr>
          <w:p w14:paraId="58D05C12"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Diagnosis of Neonatal Abstinence Syndrome in Infant (Neonatal Withdrawal) during year</w:t>
            </w:r>
          </w:p>
        </w:tc>
      </w:tr>
      <w:tr w:rsidR="00E621AF" w:rsidRPr="00E621AF" w14:paraId="16EC8D4B" w14:textId="77777777" w:rsidTr="00BF7B6B">
        <w:trPr>
          <w:trHeight w:val="260"/>
        </w:trPr>
        <w:tc>
          <w:tcPr>
            <w:tcW w:w="1362" w:type="dxa"/>
            <w:shd w:val="clear" w:color="auto" w:fill="auto"/>
            <w:noWrap/>
            <w:vAlign w:val="bottom"/>
            <w:hideMark/>
          </w:tcPr>
          <w:p w14:paraId="720A9309"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nas_mom</w:t>
            </w:r>
            <w:proofErr w:type="spellEnd"/>
          </w:p>
        </w:tc>
        <w:tc>
          <w:tcPr>
            <w:tcW w:w="9460" w:type="dxa"/>
            <w:shd w:val="clear" w:color="auto" w:fill="auto"/>
            <w:noWrap/>
            <w:vAlign w:val="bottom"/>
            <w:hideMark/>
          </w:tcPr>
          <w:p w14:paraId="1AB7C425"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1+ </w:t>
            </w:r>
            <w:proofErr w:type="spellStart"/>
            <w:r w:rsidRPr="00E621AF">
              <w:rPr>
                <w:rFonts w:ascii="Arial" w:eastAsia="Times New Roman" w:hAnsi="Arial" w:cs="Arial"/>
                <w:color w:val="000000"/>
                <w:sz w:val="20"/>
                <w:szCs w:val="20"/>
              </w:rPr>
              <w:t>Dx</w:t>
            </w:r>
            <w:proofErr w:type="spellEnd"/>
            <w:r w:rsidRPr="00E621AF">
              <w:rPr>
                <w:rFonts w:ascii="Arial" w:eastAsia="Times New Roman" w:hAnsi="Arial" w:cs="Arial"/>
                <w:color w:val="000000"/>
                <w:sz w:val="20"/>
                <w:szCs w:val="20"/>
              </w:rPr>
              <w:t xml:space="preserve"> of Neonatal Abs </w:t>
            </w:r>
            <w:proofErr w:type="spellStart"/>
            <w:r w:rsidRPr="00E621AF">
              <w:rPr>
                <w:rFonts w:ascii="Arial" w:eastAsia="Times New Roman" w:hAnsi="Arial" w:cs="Arial"/>
                <w:color w:val="000000"/>
                <w:sz w:val="20"/>
                <w:szCs w:val="20"/>
              </w:rPr>
              <w:t>Syn</w:t>
            </w:r>
            <w:proofErr w:type="spellEnd"/>
            <w:r w:rsidRPr="00E621AF">
              <w:rPr>
                <w:rFonts w:ascii="Arial" w:eastAsia="Times New Roman" w:hAnsi="Arial" w:cs="Arial"/>
                <w:color w:val="000000"/>
                <w:sz w:val="20"/>
                <w:szCs w:val="20"/>
              </w:rPr>
              <w:t xml:space="preserve"> in Mom (Newborn Affected by Mom's Drug Use) during year</w:t>
            </w:r>
          </w:p>
        </w:tc>
      </w:tr>
      <w:tr w:rsidR="00E621AF" w:rsidRPr="00E621AF" w14:paraId="47325990" w14:textId="77777777" w:rsidTr="00BF7B6B">
        <w:trPr>
          <w:trHeight w:val="260"/>
        </w:trPr>
        <w:tc>
          <w:tcPr>
            <w:tcW w:w="1362" w:type="dxa"/>
            <w:shd w:val="clear" w:color="auto" w:fill="auto"/>
            <w:noWrap/>
            <w:vAlign w:val="bottom"/>
            <w:hideMark/>
          </w:tcPr>
          <w:p w14:paraId="0BF54586"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od</w:t>
            </w:r>
          </w:p>
        </w:tc>
        <w:tc>
          <w:tcPr>
            <w:tcW w:w="9460" w:type="dxa"/>
            <w:shd w:val="clear" w:color="auto" w:fill="auto"/>
            <w:noWrap/>
            <w:vAlign w:val="bottom"/>
            <w:hideMark/>
          </w:tcPr>
          <w:p w14:paraId="5B78DFE6" w14:textId="77777777" w:rsidR="00E621AF" w:rsidRPr="00E621AF" w:rsidRDefault="00E621AF" w:rsidP="00BF7B6B">
            <w:pPr>
              <w:rPr>
                <w:rFonts w:ascii="Arial" w:eastAsia="Times New Roman" w:hAnsi="Arial" w:cs="Arial"/>
                <w:color w:val="000000"/>
                <w:sz w:val="20"/>
                <w:szCs w:val="20"/>
              </w:rPr>
            </w:pPr>
            <w:bookmarkStart w:id="137" w:name="_Hlk519596350"/>
            <w:r w:rsidRPr="00E621AF">
              <w:rPr>
                <w:rFonts w:ascii="Arial" w:eastAsia="Times New Roman" w:hAnsi="Arial" w:cs="Arial"/>
                <w:color w:val="000000"/>
                <w:sz w:val="20"/>
                <w:szCs w:val="20"/>
              </w:rPr>
              <w:t>1+ Overdose due to Opioids (Poisoning, Accidental Poisoning) during year</w:t>
            </w:r>
            <w:bookmarkEnd w:id="137"/>
          </w:p>
        </w:tc>
      </w:tr>
      <w:tr w:rsidR="00E621AF" w:rsidRPr="00E621AF" w14:paraId="3AE867B7" w14:textId="77777777" w:rsidTr="00BF7B6B">
        <w:trPr>
          <w:trHeight w:val="260"/>
        </w:trPr>
        <w:tc>
          <w:tcPr>
            <w:tcW w:w="1362" w:type="dxa"/>
            <w:shd w:val="clear" w:color="auto" w:fill="auto"/>
            <w:noWrap/>
            <w:vAlign w:val="bottom"/>
            <w:hideMark/>
          </w:tcPr>
          <w:p w14:paraId="71A2CF70"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oud</w:t>
            </w:r>
          </w:p>
        </w:tc>
        <w:tc>
          <w:tcPr>
            <w:tcW w:w="9460" w:type="dxa"/>
            <w:shd w:val="clear" w:color="auto" w:fill="auto"/>
            <w:noWrap/>
            <w:vAlign w:val="bottom"/>
            <w:hideMark/>
          </w:tcPr>
          <w:p w14:paraId="0DFCEBA2"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Opioid Use Disorder (Dependence, Use, Abuse) during year</w:t>
            </w:r>
          </w:p>
        </w:tc>
      </w:tr>
      <w:tr w:rsidR="00E621AF" w:rsidRPr="00E621AF" w14:paraId="0BF8C12D" w14:textId="77777777" w:rsidTr="00BF7B6B">
        <w:trPr>
          <w:trHeight w:val="260"/>
        </w:trPr>
        <w:tc>
          <w:tcPr>
            <w:tcW w:w="1362" w:type="dxa"/>
            <w:shd w:val="clear" w:color="auto" w:fill="auto"/>
            <w:noWrap/>
            <w:vAlign w:val="bottom"/>
            <w:hideMark/>
          </w:tcPr>
          <w:p w14:paraId="00DFA45C"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oudr</w:t>
            </w:r>
            <w:proofErr w:type="spellEnd"/>
          </w:p>
        </w:tc>
        <w:tc>
          <w:tcPr>
            <w:tcW w:w="9460" w:type="dxa"/>
            <w:shd w:val="clear" w:color="auto" w:fill="auto"/>
            <w:noWrap/>
            <w:vAlign w:val="bottom"/>
            <w:hideMark/>
          </w:tcPr>
          <w:p w14:paraId="1EB11ED6"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1+ </w:t>
            </w:r>
            <w:bookmarkStart w:id="138" w:name="_Hlk519596691"/>
            <w:r w:rsidRPr="00E621AF">
              <w:rPr>
                <w:rFonts w:ascii="Arial" w:eastAsia="Times New Roman" w:hAnsi="Arial" w:cs="Arial"/>
                <w:color w:val="000000"/>
                <w:sz w:val="20"/>
                <w:szCs w:val="20"/>
              </w:rPr>
              <w:t>Opioid Use Disorder in Remission during year</w:t>
            </w:r>
            <w:bookmarkEnd w:id="138"/>
          </w:p>
        </w:tc>
      </w:tr>
      <w:tr w:rsidR="00E621AF" w:rsidRPr="00E621AF" w14:paraId="7C849D48" w14:textId="77777777" w:rsidTr="00BF7B6B">
        <w:trPr>
          <w:trHeight w:val="260"/>
        </w:trPr>
        <w:tc>
          <w:tcPr>
            <w:tcW w:w="1362" w:type="dxa"/>
            <w:shd w:val="clear" w:color="auto" w:fill="auto"/>
            <w:noWrap/>
            <w:vAlign w:val="bottom"/>
            <w:hideMark/>
          </w:tcPr>
          <w:p w14:paraId="61179A9F"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sud</w:t>
            </w:r>
            <w:proofErr w:type="spellEnd"/>
          </w:p>
        </w:tc>
        <w:tc>
          <w:tcPr>
            <w:tcW w:w="9460" w:type="dxa"/>
            <w:shd w:val="clear" w:color="auto" w:fill="auto"/>
            <w:noWrap/>
            <w:vAlign w:val="bottom"/>
            <w:hideMark/>
          </w:tcPr>
          <w:p w14:paraId="6193C1F4"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Substance Use Disorder (non-opioid) during year</w:t>
            </w:r>
          </w:p>
        </w:tc>
      </w:tr>
      <w:tr w:rsidR="00E621AF" w:rsidRPr="00E621AF" w14:paraId="7CBF03E0" w14:textId="77777777" w:rsidTr="00BF7B6B">
        <w:trPr>
          <w:trHeight w:val="260"/>
        </w:trPr>
        <w:tc>
          <w:tcPr>
            <w:tcW w:w="1362" w:type="dxa"/>
            <w:shd w:val="clear" w:color="auto" w:fill="auto"/>
            <w:noWrap/>
            <w:vAlign w:val="bottom"/>
            <w:hideMark/>
          </w:tcPr>
          <w:p w14:paraId="0692C5B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treat</w:t>
            </w:r>
          </w:p>
        </w:tc>
        <w:tc>
          <w:tcPr>
            <w:tcW w:w="9460" w:type="dxa"/>
            <w:shd w:val="clear" w:color="auto" w:fill="auto"/>
            <w:noWrap/>
            <w:vAlign w:val="bottom"/>
            <w:hideMark/>
          </w:tcPr>
          <w:p w14:paraId="47B819B5"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1+ </w:t>
            </w:r>
            <w:proofErr w:type="spellStart"/>
            <w:r w:rsidRPr="00E621AF">
              <w:rPr>
                <w:rFonts w:ascii="Arial" w:eastAsia="Times New Roman" w:hAnsi="Arial" w:cs="Arial"/>
                <w:color w:val="000000"/>
                <w:sz w:val="20"/>
                <w:szCs w:val="20"/>
              </w:rPr>
              <w:t>Subst</w:t>
            </w:r>
            <w:proofErr w:type="spellEnd"/>
            <w:r w:rsidRPr="00E621AF">
              <w:rPr>
                <w:rFonts w:ascii="Arial" w:eastAsia="Times New Roman" w:hAnsi="Arial" w:cs="Arial"/>
                <w:color w:val="000000"/>
                <w:sz w:val="20"/>
                <w:szCs w:val="20"/>
              </w:rPr>
              <w:t xml:space="preserve"> Abuse </w:t>
            </w:r>
            <w:proofErr w:type="spellStart"/>
            <w:r w:rsidRPr="00E621AF">
              <w:rPr>
                <w:rFonts w:ascii="Arial" w:eastAsia="Times New Roman" w:hAnsi="Arial" w:cs="Arial"/>
                <w:color w:val="000000"/>
                <w:sz w:val="20"/>
                <w:szCs w:val="20"/>
              </w:rPr>
              <w:t>Trmt</w:t>
            </w:r>
            <w:proofErr w:type="spellEnd"/>
            <w:r w:rsidRPr="00E621AF">
              <w:rPr>
                <w:rFonts w:ascii="Arial" w:eastAsia="Times New Roman" w:hAnsi="Arial" w:cs="Arial"/>
                <w:color w:val="000000"/>
                <w:sz w:val="20"/>
                <w:szCs w:val="20"/>
              </w:rPr>
              <w:t xml:space="preserve"> (Pharmacotherapy, Med </w:t>
            </w:r>
            <w:proofErr w:type="spellStart"/>
            <w:r w:rsidRPr="00E621AF">
              <w:rPr>
                <w:rFonts w:ascii="Arial" w:eastAsia="Times New Roman" w:hAnsi="Arial" w:cs="Arial"/>
                <w:color w:val="000000"/>
                <w:sz w:val="20"/>
                <w:szCs w:val="20"/>
              </w:rPr>
              <w:t>Mgmt</w:t>
            </w:r>
            <w:proofErr w:type="spellEnd"/>
            <w:r w:rsidRPr="00E621AF">
              <w:rPr>
                <w:rFonts w:ascii="Arial" w:eastAsia="Times New Roman" w:hAnsi="Arial" w:cs="Arial"/>
                <w:color w:val="000000"/>
                <w:sz w:val="20"/>
                <w:szCs w:val="20"/>
              </w:rPr>
              <w:t>) Opioid/Other Drugs Proc during year</w:t>
            </w:r>
          </w:p>
        </w:tc>
      </w:tr>
      <w:tr w:rsidR="00E621AF" w:rsidRPr="00E621AF" w14:paraId="58F95771" w14:textId="77777777" w:rsidTr="00BF7B6B">
        <w:trPr>
          <w:trHeight w:val="260"/>
        </w:trPr>
        <w:tc>
          <w:tcPr>
            <w:tcW w:w="1362" w:type="dxa"/>
            <w:shd w:val="clear" w:color="auto" w:fill="auto"/>
            <w:noWrap/>
            <w:vAlign w:val="bottom"/>
            <w:hideMark/>
          </w:tcPr>
          <w:p w14:paraId="4704A162"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treat_rx</w:t>
            </w:r>
            <w:proofErr w:type="spellEnd"/>
          </w:p>
        </w:tc>
        <w:tc>
          <w:tcPr>
            <w:tcW w:w="9460" w:type="dxa"/>
            <w:shd w:val="clear" w:color="auto" w:fill="auto"/>
            <w:noWrap/>
            <w:vAlign w:val="bottom"/>
            <w:hideMark/>
          </w:tcPr>
          <w:p w14:paraId="17B013EE"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Injection of Naloxone or Buprenorphine to Treat Opioid Addiction during year</w:t>
            </w:r>
          </w:p>
        </w:tc>
      </w:tr>
      <w:tr w:rsidR="00E621AF" w:rsidRPr="00E621AF" w14:paraId="11587660" w14:textId="77777777" w:rsidTr="00BF7B6B">
        <w:trPr>
          <w:trHeight w:val="260"/>
        </w:trPr>
        <w:tc>
          <w:tcPr>
            <w:tcW w:w="1362" w:type="dxa"/>
            <w:shd w:val="clear" w:color="auto" w:fill="auto"/>
            <w:noWrap/>
            <w:vAlign w:val="bottom"/>
            <w:hideMark/>
          </w:tcPr>
          <w:p w14:paraId="709C7CEA"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ed</w:t>
            </w:r>
            <w:proofErr w:type="spellEnd"/>
          </w:p>
        </w:tc>
        <w:tc>
          <w:tcPr>
            <w:tcW w:w="9460" w:type="dxa"/>
            <w:shd w:val="clear" w:color="auto" w:fill="auto"/>
            <w:noWrap/>
            <w:vAlign w:val="bottom"/>
            <w:hideMark/>
          </w:tcPr>
          <w:p w14:paraId="3E71084E"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ED visit during year</w:t>
            </w:r>
          </w:p>
        </w:tc>
      </w:tr>
      <w:tr w:rsidR="00E621AF" w:rsidRPr="00E621AF" w14:paraId="35E329D6" w14:textId="77777777" w:rsidTr="00BF7B6B">
        <w:trPr>
          <w:trHeight w:val="260"/>
        </w:trPr>
        <w:tc>
          <w:tcPr>
            <w:tcW w:w="1362" w:type="dxa"/>
            <w:shd w:val="clear" w:color="auto" w:fill="auto"/>
            <w:noWrap/>
            <w:vAlign w:val="bottom"/>
            <w:hideMark/>
          </w:tcPr>
          <w:p w14:paraId="09C1F2C8"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pcp</w:t>
            </w:r>
            <w:proofErr w:type="spellEnd"/>
          </w:p>
        </w:tc>
        <w:tc>
          <w:tcPr>
            <w:tcW w:w="9460" w:type="dxa"/>
            <w:shd w:val="clear" w:color="auto" w:fill="auto"/>
            <w:noWrap/>
            <w:vAlign w:val="bottom"/>
            <w:hideMark/>
          </w:tcPr>
          <w:p w14:paraId="708B9515" w14:textId="2FFD8515"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visit to P</w:t>
            </w:r>
            <w:ins w:id="139" w:author="Mark,Goodhart" w:date="2018-07-05T09:50:00Z">
              <w:r w:rsidR="00BE1DE5">
                <w:rPr>
                  <w:rFonts w:ascii="Arial" w:eastAsia="Times New Roman" w:hAnsi="Arial" w:cs="Arial"/>
                  <w:color w:val="000000"/>
                  <w:sz w:val="20"/>
                  <w:szCs w:val="20"/>
                </w:rPr>
                <w:t xml:space="preserve">rimary </w:t>
              </w:r>
            </w:ins>
            <w:r w:rsidRPr="00E621AF">
              <w:rPr>
                <w:rFonts w:ascii="Arial" w:eastAsia="Times New Roman" w:hAnsi="Arial" w:cs="Arial"/>
                <w:color w:val="000000"/>
                <w:sz w:val="20"/>
                <w:szCs w:val="20"/>
              </w:rPr>
              <w:t>C</w:t>
            </w:r>
            <w:ins w:id="140" w:author="Mark,Goodhart" w:date="2018-07-05T09:50:00Z">
              <w:r w:rsidR="00BE1DE5">
                <w:rPr>
                  <w:rFonts w:ascii="Arial" w:eastAsia="Times New Roman" w:hAnsi="Arial" w:cs="Arial"/>
                  <w:color w:val="000000"/>
                  <w:sz w:val="20"/>
                  <w:szCs w:val="20"/>
                </w:rPr>
                <w:t xml:space="preserve">are </w:t>
              </w:r>
            </w:ins>
            <w:r w:rsidRPr="00E621AF">
              <w:rPr>
                <w:rFonts w:ascii="Arial" w:eastAsia="Times New Roman" w:hAnsi="Arial" w:cs="Arial"/>
                <w:color w:val="000000"/>
                <w:sz w:val="20"/>
                <w:szCs w:val="20"/>
              </w:rPr>
              <w:t>P</w:t>
            </w:r>
            <w:ins w:id="141" w:author="Mark,Goodhart" w:date="2018-07-05T09:50:00Z">
              <w:r w:rsidR="00BE1DE5">
                <w:rPr>
                  <w:rFonts w:ascii="Arial" w:eastAsia="Times New Roman" w:hAnsi="Arial" w:cs="Arial"/>
                  <w:color w:val="000000"/>
                  <w:sz w:val="20"/>
                  <w:szCs w:val="20"/>
                </w:rPr>
                <w:t>rovider</w:t>
              </w:r>
            </w:ins>
            <w:r w:rsidRPr="00E621AF">
              <w:rPr>
                <w:rFonts w:ascii="Arial" w:eastAsia="Times New Roman" w:hAnsi="Arial" w:cs="Arial"/>
                <w:color w:val="000000"/>
                <w:sz w:val="20"/>
                <w:szCs w:val="20"/>
              </w:rPr>
              <w:t xml:space="preserve"> during year</w:t>
            </w:r>
          </w:p>
        </w:tc>
      </w:tr>
      <w:tr w:rsidR="00E621AF" w:rsidRPr="00E621AF" w14:paraId="5425C74A" w14:textId="77777777" w:rsidTr="00BF7B6B">
        <w:trPr>
          <w:trHeight w:val="260"/>
        </w:trPr>
        <w:tc>
          <w:tcPr>
            <w:tcW w:w="1362" w:type="dxa"/>
            <w:shd w:val="clear" w:color="auto" w:fill="auto"/>
            <w:noWrap/>
            <w:vAlign w:val="bottom"/>
            <w:hideMark/>
          </w:tcPr>
          <w:p w14:paraId="66C8BD19"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new_user_dt</w:t>
            </w:r>
            <w:proofErr w:type="spellEnd"/>
          </w:p>
        </w:tc>
        <w:tc>
          <w:tcPr>
            <w:tcW w:w="9460" w:type="dxa"/>
            <w:shd w:val="clear" w:color="auto" w:fill="auto"/>
            <w:noWrap/>
            <w:vAlign w:val="bottom"/>
            <w:hideMark/>
          </w:tcPr>
          <w:p w14:paraId="3E0B576D"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First opioid Rx date in 2014 (no Rx prior 180d); </w:t>
            </w:r>
            <w:proofErr w:type="spellStart"/>
            <w:r w:rsidRPr="00E621AF">
              <w:rPr>
                <w:rFonts w:ascii="Arial" w:eastAsia="Times New Roman" w:hAnsi="Arial" w:cs="Arial"/>
                <w:color w:val="000000"/>
                <w:sz w:val="20"/>
                <w:szCs w:val="20"/>
              </w:rPr>
              <w:t>excl</w:t>
            </w:r>
            <w:proofErr w:type="spellEnd"/>
            <w:r w:rsidRPr="00E621AF">
              <w:rPr>
                <w:rFonts w:ascii="Arial" w:eastAsia="Times New Roman" w:hAnsi="Arial" w:cs="Arial"/>
                <w:color w:val="000000"/>
                <w:sz w:val="20"/>
                <w:szCs w:val="20"/>
              </w:rPr>
              <w:t xml:space="preserve"> removed (hospice/cancer); else missing</w:t>
            </w:r>
          </w:p>
        </w:tc>
      </w:tr>
      <w:tr w:rsidR="00E621AF" w:rsidRPr="00E621AF" w14:paraId="10DC8746" w14:textId="77777777" w:rsidTr="00BF7B6B">
        <w:trPr>
          <w:trHeight w:val="260"/>
        </w:trPr>
        <w:tc>
          <w:tcPr>
            <w:tcW w:w="1362" w:type="dxa"/>
            <w:shd w:val="clear" w:color="auto" w:fill="auto"/>
            <w:noWrap/>
            <w:vAlign w:val="bottom"/>
            <w:hideMark/>
          </w:tcPr>
          <w:p w14:paraId="485B41C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9460" w:type="dxa"/>
            <w:vMerge w:val="restart"/>
            <w:shd w:val="clear" w:color="auto" w:fill="auto"/>
            <w:noWrap/>
            <w:vAlign w:val="center"/>
            <w:hideMark/>
          </w:tcPr>
          <w:p w14:paraId="6FF7CF67"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client + </w:t>
            </w:r>
            <w:proofErr w:type="spellStart"/>
            <w:r w:rsidRPr="00E621AF">
              <w:rPr>
                <w:rFonts w:ascii="Arial" w:eastAsia="Times New Roman" w:hAnsi="Arial" w:cs="Arial"/>
                <w:color w:val="000000"/>
                <w:sz w:val="20"/>
                <w:szCs w:val="20"/>
              </w:rPr>
              <w:t>enrolid</w:t>
            </w:r>
            <w:proofErr w:type="spellEnd"/>
            <w:r w:rsidRPr="00E621AF">
              <w:rPr>
                <w:rFonts w:ascii="Arial" w:eastAsia="Times New Roman" w:hAnsi="Arial" w:cs="Arial"/>
                <w:color w:val="000000"/>
                <w:sz w:val="20"/>
                <w:szCs w:val="20"/>
              </w:rPr>
              <w:t xml:space="preserve"> = unique ID</w:t>
            </w:r>
          </w:p>
        </w:tc>
      </w:tr>
      <w:tr w:rsidR="00E621AF" w:rsidRPr="00E621AF" w14:paraId="2F541AA1" w14:textId="77777777" w:rsidTr="00BF7B6B">
        <w:trPr>
          <w:trHeight w:val="260"/>
        </w:trPr>
        <w:tc>
          <w:tcPr>
            <w:tcW w:w="1362" w:type="dxa"/>
            <w:shd w:val="clear" w:color="auto" w:fill="auto"/>
            <w:noWrap/>
            <w:vAlign w:val="bottom"/>
            <w:hideMark/>
          </w:tcPr>
          <w:p w14:paraId="773E4EC9"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enrolid</w:t>
            </w:r>
            <w:proofErr w:type="spellEnd"/>
          </w:p>
        </w:tc>
        <w:tc>
          <w:tcPr>
            <w:tcW w:w="9460" w:type="dxa"/>
            <w:vMerge/>
            <w:vAlign w:val="center"/>
            <w:hideMark/>
          </w:tcPr>
          <w:p w14:paraId="2C61645D" w14:textId="77777777" w:rsidR="00E621AF" w:rsidRPr="00E621AF" w:rsidRDefault="00E621AF" w:rsidP="00BF7B6B">
            <w:pPr>
              <w:rPr>
                <w:rFonts w:ascii="Arial" w:eastAsia="Times New Roman" w:hAnsi="Arial" w:cs="Arial"/>
                <w:color w:val="000000"/>
                <w:sz w:val="20"/>
                <w:szCs w:val="20"/>
              </w:rPr>
            </w:pPr>
          </w:p>
        </w:tc>
      </w:tr>
      <w:tr w:rsidR="00E621AF" w:rsidRPr="00E621AF" w14:paraId="60EA479D" w14:textId="77777777" w:rsidTr="00BF7B6B">
        <w:trPr>
          <w:trHeight w:val="260"/>
        </w:trPr>
        <w:tc>
          <w:tcPr>
            <w:tcW w:w="1362" w:type="dxa"/>
            <w:shd w:val="clear" w:color="auto" w:fill="auto"/>
            <w:noWrap/>
            <w:vAlign w:val="bottom"/>
            <w:hideMark/>
          </w:tcPr>
          <w:p w14:paraId="488E59F8"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9460" w:type="dxa"/>
            <w:shd w:val="clear" w:color="auto" w:fill="auto"/>
            <w:noWrap/>
            <w:vAlign w:val="center"/>
            <w:hideMark/>
          </w:tcPr>
          <w:p w14:paraId="181E63E0"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age as of </w:t>
            </w:r>
            <w:proofErr w:type="spellStart"/>
            <w:r w:rsidRPr="00E621AF">
              <w:rPr>
                <w:rFonts w:ascii="Arial" w:eastAsia="Times New Roman" w:hAnsi="Arial" w:cs="Arial"/>
                <w:color w:val="000000"/>
                <w:sz w:val="20"/>
                <w:szCs w:val="20"/>
              </w:rPr>
              <w:t>svcdate</w:t>
            </w:r>
            <w:proofErr w:type="spellEnd"/>
          </w:p>
        </w:tc>
      </w:tr>
      <w:tr w:rsidR="00E621AF" w:rsidRPr="00E621AF" w14:paraId="4BFDE6B1" w14:textId="77777777" w:rsidTr="00BF7B6B">
        <w:trPr>
          <w:trHeight w:val="260"/>
        </w:trPr>
        <w:tc>
          <w:tcPr>
            <w:tcW w:w="1362" w:type="dxa"/>
            <w:shd w:val="clear" w:color="auto" w:fill="auto"/>
            <w:noWrap/>
            <w:vAlign w:val="bottom"/>
            <w:hideMark/>
          </w:tcPr>
          <w:p w14:paraId="16CA3791"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9460" w:type="dxa"/>
            <w:shd w:val="clear" w:color="auto" w:fill="auto"/>
            <w:noWrap/>
            <w:vAlign w:val="bottom"/>
            <w:hideMark/>
          </w:tcPr>
          <w:p w14:paraId="66C26DDF"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sex as of last claim</w:t>
            </w:r>
          </w:p>
        </w:tc>
      </w:tr>
      <w:tr w:rsidR="00E621AF" w:rsidRPr="00E621AF" w14:paraId="3F4FD8C9" w14:textId="77777777" w:rsidTr="00BF7B6B">
        <w:trPr>
          <w:trHeight w:val="260"/>
        </w:trPr>
        <w:tc>
          <w:tcPr>
            <w:tcW w:w="1362" w:type="dxa"/>
            <w:shd w:val="clear" w:color="auto" w:fill="auto"/>
            <w:noWrap/>
            <w:vAlign w:val="bottom"/>
            <w:hideMark/>
          </w:tcPr>
          <w:p w14:paraId="6687F69B"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stdrace</w:t>
            </w:r>
            <w:proofErr w:type="spellEnd"/>
          </w:p>
        </w:tc>
        <w:tc>
          <w:tcPr>
            <w:tcW w:w="9460" w:type="dxa"/>
            <w:shd w:val="clear" w:color="auto" w:fill="auto"/>
            <w:noWrap/>
            <w:vAlign w:val="center"/>
            <w:hideMark/>
          </w:tcPr>
          <w:p w14:paraId="090C7E24"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race as of 1.1.16</w:t>
            </w:r>
          </w:p>
        </w:tc>
      </w:tr>
      <w:tr w:rsidR="00E621AF" w:rsidRPr="00E621AF" w14:paraId="11B164C4" w14:textId="77777777" w:rsidTr="00BF7B6B">
        <w:trPr>
          <w:trHeight w:val="260"/>
        </w:trPr>
        <w:tc>
          <w:tcPr>
            <w:tcW w:w="1362" w:type="dxa"/>
            <w:shd w:val="clear" w:color="auto" w:fill="auto"/>
            <w:noWrap/>
            <w:vAlign w:val="bottom"/>
            <w:hideMark/>
          </w:tcPr>
          <w:p w14:paraId="753C6937"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rural</w:t>
            </w:r>
          </w:p>
        </w:tc>
        <w:tc>
          <w:tcPr>
            <w:tcW w:w="9460" w:type="dxa"/>
            <w:shd w:val="clear" w:color="auto" w:fill="auto"/>
            <w:noWrap/>
            <w:vAlign w:val="center"/>
            <w:hideMark/>
          </w:tcPr>
          <w:p w14:paraId="299D46C9"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rural as of 1.1.16</w:t>
            </w:r>
          </w:p>
        </w:tc>
      </w:tr>
      <w:tr w:rsidR="00E621AF" w:rsidRPr="00E621AF" w14:paraId="01FB5839" w14:textId="77777777" w:rsidTr="00BF7B6B">
        <w:trPr>
          <w:trHeight w:val="260"/>
        </w:trPr>
        <w:tc>
          <w:tcPr>
            <w:tcW w:w="1362" w:type="dxa"/>
            <w:shd w:val="clear" w:color="auto" w:fill="auto"/>
            <w:noWrap/>
            <w:vAlign w:val="bottom"/>
            <w:hideMark/>
          </w:tcPr>
          <w:p w14:paraId="5D735B37" w14:textId="77777777" w:rsidR="00E621AF" w:rsidRPr="00BE1DE5" w:rsidRDefault="00E621AF" w:rsidP="00BF7B6B">
            <w:pPr>
              <w:rPr>
                <w:rFonts w:ascii="Arial" w:eastAsia="Times New Roman" w:hAnsi="Arial" w:cs="Arial"/>
                <w:color w:val="000000"/>
                <w:sz w:val="20"/>
                <w:szCs w:val="20"/>
                <w:highlight w:val="darkGray"/>
                <w:rPrChange w:id="142"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43" w:author="Mark,Goodhart" w:date="2018-07-05T09:50:00Z">
                  <w:rPr>
                    <w:rFonts w:ascii="Arial" w:eastAsia="Times New Roman" w:hAnsi="Arial" w:cs="Arial"/>
                    <w:color w:val="000000"/>
                    <w:sz w:val="20"/>
                    <w:szCs w:val="20"/>
                  </w:rPr>
                </w:rPrChange>
              </w:rPr>
              <w:t>enrmon13</w:t>
            </w:r>
          </w:p>
        </w:tc>
        <w:tc>
          <w:tcPr>
            <w:tcW w:w="9460" w:type="dxa"/>
            <w:shd w:val="clear" w:color="auto" w:fill="auto"/>
            <w:noWrap/>
            <w:vAlign w:val="bottom"/>
            <w:hideMark/>
          </w:tcPr>
          <w:p w14:paraId="2D7F26AC" w14:textId="77777777" w:rsidR="00E621AF" w:rsidRPr="00BE1DE5" w:rsidRDefault="00E621AF" w:rsidP="00BF7B6B">
            <w:pPr>
              <w:rPr>
                <w:rFonts w:ascii="Arial" w:eastAsia="Times New Roman" w:hAnsi="Arial" w:cs="Arial"/>
                <w:color w:val="000000"/>
                <w:sz w:val="20"/>
                <w:szCs w:val="20"/>
                <w:highlight w:val="darkGray"/>
                <w:rPrChange w:id="144"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45" w:author="Mark,Goodhart" w:date="2018-07-05T09:50:00Z">
                  <w:rPr>
                    <w:rFonts w:ascii="Arial" w:eastAsia="Times New Roman" w:hAnsi="Arial" w:cs="Arial"/>
                    <w:color w:val="000000"/>
                    <w:sz w:val="20"/>
                    <w:szCs w:val="20"/>
                  </w:rPr>
                </w:rPrChange>
              </w:rPr>
              <w:t># of months of enrollment in 2013; 11 or 12</w:t>
            </w:r>
          </w:p>
        </w:tc>
      </w:tr>
      <w:tr w:rsidR="00E621AF" w:rsidRPr="00E621AF" w14:paraId="53BFE668" w14:textId="77777777" w:rsidTr="00BF7B6B">
        <w:trPr>
          <w:trHeight w:val="260"/>
        </w:trPr>
        <w:tc>
          <w:tcPr>
            <w:tcW w:w="1362" w:type="dxa"/>
            <w:shd w:val="clear" w:color="auto" w:fill="auto"/>
            <w:noWrap/>
            <w:vAlign w:val="bottom"/>
            <w:hideMark/>
          </w:tcPr>
          <w:p w14:paraId="22743DFA" w14:textId="77777777" w:rsidR="00E621AF" w:rsidRPr="00BE1DE5" w:rsidRDefault="00E621AF" w:rsidP="00BF7B6B">
            <w:pPr>
              <w:rPr>
                <w:rFonts w:ascii="Arial" w:eastAsia="Times New Roman" w:hAnsi="Arial" w:cs="Arial"/>
                <w:color w:val="000000"/>
                <w:sz w:val="20"/>
                <w:szCs w:val="20"/>
                <w:highlight w:val="darkGray"/>
                <w:rPrChange w:id="146"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47" w:author="Mark,Goodhart" w:date="2018-07-05T09:50:00Z">
                  <w:rPr>
                    <w:rFonts w:ascii="Arial" w:eastAsia="Times New Roman" w:hAnsi="Arial" w:cs="Arial"/>
                    <w:color w:val="000000"/>
                    <w:sz w:val="20"/>
                    <w:szCs w:val="20"/>
                  </w:rPr>
                </w:rPrChange>
              </w:rPr>
              <w:t>enrmon14</w:t>
            </w:r>
          </w:p>
        </w:tc>
        <w:tc>
          <w:tcPr>
            <w:tcW w:w="9460" w:type="dxa"/>
            <w:shd w:val="clear" w:color="auto" w:fill="auto"/>
            <w:noWrap/>
            <w:vAlign w:val="bottom"/>
            <w:hideMark/>
          </w:tcPr>
          <w:p w14:paraId="607A6D4C" w14:textId="77777777" w:rsidR="00E621AF" w:rsidRPr="00BE1DE5" w:rsidRDefault="00E621AF" w:rsidP="00BF7B6B">
            <w:pPr>
              <w:rPr>
                <w:rFonts w:ascii="Arial" w:eastAsia="Times New Roman" w:hAnsi="Arial" w:cs="Arial"/>
                <w:color w:val="000000"/>
                <w:sz w:val="20"/>
                <w:szCs w:val="20"/>
                <w:highlight w:val="darkGray"/>
                <w:rPrChange w:id="148"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49" w:author="Mark,Goodhart" w:date="2018-07-05T09:50:00Z">
                  <w:rPr>
                    <w:rFonts w:ascii="Arial" w:eastAsia="Times New Roman" w:hAnsi="Arial" w:cs="Arial"/>
                    <w:color w:val="000000"/>
                    <w:sz w:val="20"/>
                    <w:szCs w:val="20"/>
                  </w:rPr>
                </w:rPrChange>
              </w:rPr>
              <w:t># of months of enrollment in 2014; 11 or 12</w:t>
            </w:r>
          </w:p>
        </w:tc>
      </w:tr>
      <w:tr w:rsidR="00E621AF" w:rsidRPr="00E621AF" w14:paraId="3BBDFF09" w14:textId="77777777" w:rsidTr="00BF7B6B">
        <w:trPr>
          <w:trHeight w:val="260"/>
        </w:trPr>
        <w:tc>
          <w:tcPr>
            <w:tcW w:w="1362" w:type="dxa"/>
            <w:shd w:val="clear" w:color="auto" w:fill="auto"/>
            <w:noWrap/>
            <w:vAlign w:val="bottom"/>
            <w:hideMark/>
          </w:tcPr>
          <w:p w14:paraId="03F70FE8" w14:textId="77777777" w:rsidR="00E621AF" w:rsidRPr="00BE1DE5" w:rsidRDefault="00E621AF" w:rsidP="00BF7B6B">
            <w:pPr>
              <w:rPr>
                <w:rFonts w:ascii="Arial" w:eastAsia="Times New Roman" w:hAnsi="Arial" w:cs="Arial"/>
                <w:color w:val="000000"/>
                <w:sz w:val="20"/>
                <w:szCs w:val="20"/>
                <w:highlight w:val="darkGray"/>
                <w:rPrChange w:id="150"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51" w:author="Mark,Goodhart" w:date="2018-07-05T09:50:00Z">
                  <w:rPr>
                    <w:rFonts w:ascii="Arial" w:eastAsia="Times New Roman" w:hAnsi="Arial" w:cs="Arial"/>
                    <w:color w:val="000000"/>
                    <w:sz w:val="20"/>
                    <w:szCs w:val="20"/>
                  </w:rPr>
                </w:rPrChange>
              </w:rPr>
              <w:t>enrmon15</w:t>
            </w:r>
          </w:p>
        </w:tc>
        <w:tc>
          <w:tcPr>
            <w:tcW w:w="9460" w:type="dxa"/>
            <w:shd w:val="clear" w:color="auto" w:fill="auto"/>
            <w:noWrap/>
            <w:vAlign w:val="bottom"/>
            <w:hideMark/>
          </w:tcPr>
          <w:p w14:paraId="3829EEE1" w14:textId="77777777" w:rsidR="00E621AF" w:rsidRPr="00BE1DE5" w:rsidRDefault="00E621AF" w:rsidP="00BF7B6B">
            <w:pPr>
              <w:rPr>
                <w:rFonts w:ascii="Arial" w:eastAsia="Times New Roman" w:hAnsi="Arial" w:cs="Arial"/>
                <w:color w:val="000000"/>
                <w:sz w:val="20"/>
                <w:szCs w:val="20"/>
                <w:highlight w:val="darkGray"/>
                <w:rPrChange w:id="152"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53" w:author="Mark,Goodhart" w:date="2018-07-05T09:50:00Z">
                  <w:rPr>
                    <w:rFonts w:ascii="Arial" w:eastAsia="Times New Roman" w:hAnsi="Arial" w:cs="Arial"/>
                    <w:color w:val="000000"/>
                    <w:sz w:val="20"/>
                    <w:szCs w:val="20"/>
                  </w:rPr>
                </w:rPrChange>
              </w:rPr>
              <w:t># of months of enrollment in 2015; 11 or 12</w:t>
            </w:r>
          </w:p>
        </w:tc>
      </w:tr>
      <w:tr w:rsidR="00E621AF" w:rsidRPr="00E621AF" w14:paraId="2DCF4A61" w14:textId="77777777" w:rsidTr="00BF7B6B">
        <w:trPr>
          <w:trHeight w:val="260"/>
        </w:trPr>
        <w:tc>
          <w:tcPr>
            <w:tcW w:w="1362" w:type="dxa"/>
            <w:shd w:val="clear" w:color="auto" w:fill="auto"/>
            <w:noWrap/>
            <w:vAlign w:val="bottom"/>
            <w:hideMark/>
          </w:tcPr>
          <w:p w14:paraId="02EDD92F" w14:textId="77777777" w:rsidR="00E621AF" w:rsidRPr="00BE1DE5" w:rsidRDefault="00E621AF" w:rsidP="00BF7B6B">
            <w:pPr>
              <w:rPr>
                <w:rFonts w:ascii="Arial" w:eastAsia="Times New Roman" w:hAnsi="Arial" w:cs="Arial"/>
                <w:color w:val="000000"/>
                <w:sz w:val="20"/>
                <w:szCs w:val="20"/>
                <w:highlight w:val="darkGray"/>
                <w:rPrChange w:id="154"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55" w:author="Mark,Goodhart" w:date="2018-07-05T09:50:00Z">
                  <w:rPr>
                    <w:rFonts w:ascii="Arial" w:eastAsia="Times New Roman" w:hAnsi="Arial" w:cs="Arial"/>
                    <w:color w:val="000000"/>
                    <w:sz w:val="20"/>
                    <w:szCs w:val="20"/>
                  </w:rPr>
                </w:rPrChange>
              </w:rPr>
              <w:t>enrmon16</w:t>
            </w:r>
          </w:p>
        </w:tc>
        <w:tc>
          <w:tcPr>
            <w:tcW w:w="9460" w:type="dxa"/>
            <w:shd w:val="clear" w:color="auto" w:fill="auto"/>
            <w:noWrap/>
            <w:vAlign w:val="bottom"/>
            <w:hideMark/>
          </w:tcPr>
          <w:p w14:paraId="79B19C8A" w14:textId="77777777" w:rsidR="00E621AF" w:rsidRPr="00BE1DE5" w:rsidRDefault="00E621AF" w:rsidP="00BF7B6B">
            <w:pPr>
              <w:rPr>
                <w:rFonts w:ascii="Arial" w:eastAsia="Times New Roman" w:hAnsi="Arial" w:cs="Arial"/>
                <w:color w:val="000000"/>
                <w:sz w:val="20"/>
                <w:szCs w:val="20"/>
                <w:highlight w:val="darkGray"/>
                <w:rPrChange w:id="156"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57" w:author="Mark,Goodhart" w:date="2018-07-05T09:50:00Z">
                  <w:rPr>
                    <w:rFonts w:ascii="Arial" w:eastAsia="Times New Roman" w:hAnsi="Arial" w:cs="Arial"/>
                    <w:color w:val="000000"/>
                    <w:sz w:val="20"/>
                    <w:szCs w:val="20"/>
                  </w:rPr>
                </w:rPrChange>
              </w:rPr>
              <w:t># of months of enrollment in 2016; 11 or 12</w:t>
            </w:r>
          </w:p>
        </w:tc>
      </w:tr>
    </w:tbl>
    <w:p w14:paraId="0465398B" w14:textId="77777777" w:rsidR="007839DF" w:rsidRDefault="007839DF" w:rsidP="007839DF"/>
    <w:tbl>
      <w:tblPr>
        <w:tblW w:w="11800" w:type="dxa"/>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9992"/>
      </w:tblGrid>
      <w:tr w:rsidR="00E621AF" w:rsidRPr="00E621AF" w14:paraId="24E7DA6B" w14:textId="77777777" w:rsidTr="00BF7B6B">
        <w:trPr>
          <w:trHeight w:val="260"/>
        </w:trPr>
        <w:tc>
          <w:tcPr>
            <w:tcW w:w="11800" w:type="dxa"/>
            <w:gridSpan w:val="2"/>
            <w:shd w:val="clear" w:color="000000" w:fill="00B0F0"/>
            <w:noWrap/>
            <w:vAlign w:val="bottom"/>
            <w:hideMark/>
          </w:tcPr>
          <w:p w14:paraId="3A5D35DB" w14:textId="77777777" w:rsidR="00E621AF" w:rsidRPr="00E621AF" w:rsidRDefault="00E621AF" w:rsidP="00E621AF">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t>Admission: Admissions</w:t>
            </w:r>
          </w:p>
        </w:tc>
      </w:tr>
      <w:tr w:rsidR="00E621AF" w:rsidRPr="00E621AF" w14:paraId="058B3134" w14:textId="77777777" w:rsidTr="00BF7B6B">
        <w:trPr>
          <w:trHeight w:val="260"/>
        </w:trPr>
        <w:tc>
          <w:tcPr>
            <w:tcW w:w="11800" w:type="dxa"/>
            <w:gridSpan w:val="2"/>
            <w:shd w:val="clear" w:color="auto" w:fill="auto"/>
            <w:noWrap/>
            <w:vAlign w:val="bottom"/>
            <w:hideMark/>
          </w:tcPr>
          <w:p w14:paraId="6DB2F5C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Datasets: adm14, adm15, adm16</w:t>
            </w:r>
          </w:p>
        </w:tc>
      </w:tr>
      <w:tr w:rsidR="00E621AF" w:rsidRPr="00E621AF" w14:paraId="7B6867C7" w14:textId="77777777" w:rsidTr="00BF7B6B">
        <w:trPr>
          <w:trHeight w:val="260"/>
        </w:trPr>
        <w:tc>
          <w:tcPr>
            <w:tcW w:w="1808" w:type="dxa"/>
            <w:shd w:val="clear" w:color="000000" w:fill="D9D9D9"/>
            <w:noWrap/>
            <w:vAlign w:val="bottom"/>
            <w:hideMark/>
          </w:tcPr>
          <w:p w14:paraId="47EB590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9992" w:type="dxa"/>
            <w:shd w:val="clear" w:color="000000" w:fill="D9D9D9"/>
            <w:noWrap/>
            <w:vAlign w:val="bottom"/>
            <w:hideMark/>
          </w:tcPr>
          <w:p w14:paraId="2AC24F4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4E2713D1" w14:textId="77777777" w:rsidTr="00BF7B6B">
        <w:trPr>
          <w:trHeight w:val="260"/>
        </w:trPr>
        <w:tc>
          <w:tcPr>
            <w:tcW w:w="1808" w:type="dxa"/>
            <w:shd w:val="clear" w:color="auto" w:fill="auto"/>
            <w:noWrap/>
            <w:vAlign w:val="bottom"/>
            <w:hideMark/>
          </w:tcPr>
          <w:p w14:paraId="6F62295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treat</w:t>
            </w:r>
          </w:p>
        </w:tc>
        <w:tc>
          <w:tcPr>
            <w:tcW w:w="9992" w:type="dxa"/>
            <w:shd w:val="clear" w:color="auto" w:fill="auto"/>
            <w:noWrap/>
            <w:vAlign w:val="bottom"/>
            <w:hideMark/>
          </w:tcPr>
          <w:p w14:paraId="23D8C5C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ICD10 procedure for therapy for substance (opioid) abuse</w:t>
            </w:r>
          </w:p>
        </w:tc>
      </w:tr>
      <w:tr w:rsidR="00E621AF" w:rsidRPr="00E621AF" w14:paraId="28E3D8B0" w14:textId="77777777" w:rsidTr="00BF7B6B">
        <w:trPr>
          <w:trHeight w:val="260"/>
        </w:trPr>
        <w:tc>
          <w:tcPr>
            <w:tcW w:w="1808" w:type="dxa"/>
            <w:shd w:val="clear" w:color="auto" w:fill="auto"/>
            <w:noWrap/>
            <w:vAlign w:val="bottom"/>
            <w:hideMark/>
          </w:tcPr>
          <w:p w14:paraId="4C30143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9992" w:type="dxa"/>
            <w:vMerge w:val="restart"/>
            <w:shd w:val="clear" w:color="auto" w:fill="auto"/>
            <w:noWrap/>
            <w:vAlign w:val="center"/>
            <w:hideMark/>
          </w:tcPr>
          <w:p w14:paraId="6B83586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client + </w:t>
            </w:r>
            <w:proofErr w:type="spellStart"/>
            <w:r w:rsidRPr="00E621AF">
              <w:rPr>
                <w:rFonts w:ascii="Arial" w:eastAsia="Times New Roman" w:hAnsi="Arial" w:cs="Arial"/>
                <w:color w:val="000000"/>
                <w:sz w:val="20"/>
                <w:szCs w:val="20"/>
              </w:rPr>
              <w:t>enrolid</w:t>
            </w:r>
            <w:proofErr w:type="spellEnd"/>
            <w:r w:rsidRPr="00E621AF">
              <w:rPr>
                <w:rFonts w:ascii="Arial" w:eastAsia="Times New Roman" w:hAnsi="Arial" w:cs="Arial"/>
                <w:color w:val="000000"/>
                <w:sz w:val="20"/>
                <w:szCs w:val="20"/>
              </w:rPr>
              <w:t xml:space="preserve"> = unique ID</w:t>
            </w:r>
          </w:p>
        </w:tc>
      </w:tr>
      <w:tr w:rsidR="00E621AF" w:rsidRPr="00E621AF" w14:paraId="18743BAF" w14:textId="77777777" w:rsidTr="00BF7B6B">
        <w:trPr>
          <w:trHeight w:val="260"/>
        </w:trPr>
        <w:tc>
          <w:tcPr>
            <w:tcW w:w="1808" w:type="dxa"/>
            <w:shd w:val="clear" w:color="auto" w:fill="auto"/>
            <w:noWrap/>
            <w:vAlign w:val="bottom"/>
            <w:hideMark/>
          </w:tcPr>
          <w:p w14:paraId="47FCAD48"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enrolid</w:t>
            </w:r>
            <w:proofErr w:type="spellEnd"/>
          </w:p>
        </w:tc>
        <w:tc>
          <w:tcPr>
            <w:tcW w:w="9992" w:type="dxa"/>
            <w:vMerge/>
            <w:vAlign w:val="center"/>
            <w:hideMark/>
          </w:tcPr>
          <w:p w14:paraId="439078B9" w14:textId="77777777" w:rsidR="00E621AF" w:rsidRPr="00E621AF" w:rsidRDefault="00E621AF" w:rsidP="00E621AF">
            <w:pPr>
              <w:rPr>
                <w:rFonts w:ascii="Arial" w:eastAsia="Times New Roman" w:hAnsi="Arial" w:cs="Arial"/>
                <w:color w:val="000000"/>
                <w:sz w:val="20"/>
                <w:szCs w:val="20"/>
              </w:rPr>
            </w:pPr>
          </w:p>
        </w:tc>
      </w:tr>
      <w:tr w:rsidR="00E621AF" w:rsidRPr="00E621AF" w14:paraId="7924FFD8" w14:textId="77777777" w:rsidTr="00BF7B6B">
        <w:trPr>
          <w:trHeight w:val="260"/>
        </w:trPr>
        <w:tc>
          <w:tcPr>
            <w:tcW w:w="1808" w:type="dxa"/>
            <w:shd w:val="clear" w:color="auto" w:fill="auto"/>
            <w:noWrap/>
            <w:vAlign w:val="bottom"/>
            <w:hideMark/>
          </w:tcPr>
          <w:p w14:paraId="3E22605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9992" w:type="dxa"/>
            <w:shd w:val="clear" w:color="auto" w:fill="auto"/>
            <w:noWrap/>
            <w:vAlign w:val="center"/>
            <w:hideMark/>
          </w:tcPr>
          <w:p w14:paraId="47D6090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age as of </w:t>
            </w:r>
            <w:proofErr w:type="spellStart"/>
            <w:r w:rsidRPr="00E621AF">
              <w:rPr>
                <w:rFonts w:ascii="Arial" w:eastAsia="Times New Roman" w:hAnsi="Arial" w:cs="Arial"/>
                <w:color w:val="000000"/>
                <w:sz w:val="20"/>
                <w:szCs w:val="20"/>
              </w:rPr>
              <w:t>svcdate</w:t>
            </w:r>
            <w:proofErr w:type="spellEnd"/>
          </w:p>
        </w:tc>
      </w:tr>
      <w:tr w:rsidR="00E621AF" w:rsidRPr="00E621AF" w14:paraId="1B627E95" w14:textId="77777777" w:rsidTr="00BF7B6B">
        <w:trPr>
          <w:trHeight w:val="260"/>
        </w:trPr>
        <w:tc>
          <w:tcPr>
            <w:tcW w:w="1808" w:type="dxa"/>
            <w:shd w:val="clear" w:color="auto" w:fill="auto"/>
            <w:noWrap/>
            <w:vAlign w:val="bottom"/>
            <w:hideMark/>
          </w:tcPr>
          <w:p w14:paraId="1B780B6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9992" w:type="dxa"/>
            <w:shd w:val="clear" w:color="auto" w:fill="auto"/>
            <w:noWrap/>
            <w:vAlign w:val="center"/>
            <w:hideMark/>
          </w:tcPr>
          <w:p w14:paraId="675AA46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sex as of </w:t>
            </w:r>
            <w:proofErr w:type="spellStart"/>
            <w:r w:rsidRPr="00E621AF">
              <w:rPr>
                <w:rFonts w:ascii="Arial" w:eastAsia="Times New Roman" w:hAnsi="Arial" w:cs="Arial"/>
                <w:color w:val="000000"/>
                <w:sz w:val="20"/>
                <w:szCs w:val="20"/>
              </w:rPr>
              <w:t>svcdate</w:t>
            </w:r>
            <w:proofErr w:type="spellEnd"/>
          </w:p>
        </w:tc>
      </w:tr>
      <w:tr w:rsidR="00E621AF" w:rsidRPr="00E621AF" w14:paraId="0626A273" w14:textId="77777777" w:rsidTr="00BF7B6B">
        <w:trPr>
          <w:trHeight w:val="260"/>
        </w:trPr>
        <w:tc>
          <w:tcPr>
            <w:tcW w:w="1808" w:type="dxa"/>
            <w:shd w:val="clear" w:color="auto" w:fill="auto"/>
            <w:noWrap/>
            <w:vAlign w:val="bottom"/>
            <w:hideMark/>
          </w:tcPr>
          <w:p w14:paraId="2C9EC836"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svcdate</w:t>
            </w:r>
            <w:proofErr w:type="spellEnd"/>
          </w:p>
        </w:tc>
        <w:tc>
          <w:tcPr>
            <w:tcW w:w="9992" w:type="dxa"/>
            <w:shd w:val="clear" w:color="auto" w:fill="auto"/>
            <w:noWrap/>
            <w:vAlign w:val="center"/>
            <w:hideMark/>
          </w:tcPr>
          <w:p w14:paraId="62738E4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First date of service</w:t>
            </w:r>
          </w:p>
        </w:tc>
      </w:tr>
      <w:tr w:rsidR="00E621AF" w:rsidRPr="00E621AF" w14:paraId="08F5503E" w14:textId="77777777" w:rsidTr="00BF7B6B">
        <w:trPr>
          <w:trHeight w:val="260"/>
        </w:trPr>
        <w:tc>
          <w:tcPr>
            <w:tcW w:w="1808" w:type="dxa"/>
            <w:shd w:val="clear" w:color="auto" w:fill="auto"/>
            <w:noWrap/>
            <w:vAlign w:val="bottom"/>
            <w:hideMark/>
          </w:tcPr>
          <w:p w14:paraId="1332C908"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admdate</w:t>
            </w:r>
            <w:proofErr w:type="spellEnd"/>
          </w:p>
        </w:tc>
        <w:tc>
          <w:tcPr>
            <w:tcW w:w="9992" w:type="dxa"/>
            <w:shd w:val="clear" w:color="auto" w:fill="auto"/>
            <w:noWrap/>
            <w:vAlign w:val="center"/>
            <w:hideMark/>
          </w:tcPr>
          <w:p w14:paraId="1E56F4A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admission date</w:t>
            </w:r>
          </w:p>
        </w:tc>
      </w:tr>
      <w:tr w:rsidR="00E621AF" w:rsidRPr="00E621AF" w14:paraId="61273976" w14:textId="77777777" w:rsidTr="00BF7B6B">
        <w:trPr>
          <w:trHeight w:val="260"/>
        </w:trPr>
        <w:tc>
          <w:tcPr>
            <w:tcW w:w="1808" w:type="dxa"/>
            <w:shd w:val="clear" w:color="auto" w:fill="auto"/>
            <w:noWrap/>
            <w:vAlign w:val="bottom"/>
            <w:hideMark/>
          </w:tcPr>
          <w:p w14:paraId="46140143"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disdate</w:t>
            </w:r>
            <w:proofErr w:type="spellEnd"/>
          </w:p>
        </w:tc>
        <w:tc>
          <w:tcPr>
            <w:tcW w:w="9992" w:type="dxa"/>
            <w:shd w:val="clear" w:color="auto" w:fill="auto"/>
            <w:noWrap/>
            <w:vAlign w:val="center"/>
            <w:hideMark/>
          </w:tcPr>
          <w:p w14:paraId="08813DA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discharge date</w:t>
            </w:r>
          </w:p>
        </w:tc>
      </w:tr>
      <w:tr w:rsidR="00E621AF" w:rsidRPr="00E621AF" w14:paraId="684C7CE8" w14:textId="77777777" w:rsidTr="00BF7B6B">
        <w:trPr>
          <w:trHeight w:val="260"/>
        </w:trPr>
        <w:tc>
          <w:tcPr>
            <w:tcW w:w="1808" w:type="dxa"/>
            <w:shd w:val="clear" w:color="auto" w:fill="auto"/>
            <w:noWrap/>
            <w:vAlign w:val="bottom"/>
            <w:hideMark/>
          </w:tcPr>
          <w:p w14:paraId="38D43F21"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stdrace</w:t>
            </w:r>
            <w:proofErr w:type="spellEnd"/>
          </w:p>
        </w:tc>
        <w:tc>
          <w:tcPr>
            <w:tcW w:w="9992" w:type="dxa"/>
            <w:shd w:val="clear" w:color="auto" w:fill="auto"/>
            <w:noWrap/>
            <w:vAlign w:val="center"/>
            <w:hideMark/>
          </w:tcPr>
          <w:p w14:paraId="4186B7F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race as of </w:t>
            </w:r>
            <w:proofErr w:type="spellStart"/>
            <w:r w:rsidRPr="00E621AF">
              <w:rPr>
                <w:rFonts w:ascii="Arial" w:eastAsia="Times New Roman" w:hAnsi="Arial" w:cs="Arial"/>
                <w:color w:val="000000"/>
                <w:sz w:val="20"/>
                <w:szCs w:val="20"/>
              </w:rPr>
              <w:t>svcdate</w:t>
            </w:r>
            <w:proofErr w:type="spellEnd"/>
          </w:p>
        </w:tc>
      </w:tr>
      <w:tr w:rsidR="00E621AF" w:rsidRPr="00E621AF" w14:paraId="1CC6F8CC" w14:textId="77777777" w:rsidTr="00BF7B6B">
        <w:trPr>
          <w:trHeight w:val="260"/>
        </w:trPr>
        <w:tc>
          <w:tcPr>
            <w:tcW w:w="1808" w:type="dxa"/>
            <w:shd w:val="clear" w:color="auto" w:fill="auto"/>
            <w:noWrap/>
            <w:vAlign w:val="bottom"/>
            <w:hideMark/>
          </w:tcPr>
          <w:p w14:paraId="5960CBF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rural</w:t>
            </w:r>
          </w:p>
        </w:tc>
        <w:tc>
          <w:tcPr>
            <w:tcW w:w="9992" w:type="dxa"/>
            <w:shd w:val="clear" w:color="auto" w:fill="auto"/>
            <w:noWrap/>
            <w:vAlign w:val="center"/>
            <w:hideMark/>
          </w:tcPr>
          <w:p w14:paraId="717E7E7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rural as of </w:t>
            </w:r>
            <w:proofErr w:type="spellStart"/>
            <w:r w:rsidRPr="00E621AF">
              <w:rPr>
                <w:rFonts w:ascii="Arial" w:eastAsia="Times New Roman" w:hAnsi="Arial" w:cs="Arial"/>
                <w:color w:val="000000"/>
                <w:sz w:val="20"/>
                <w:szCs w:val="20"/>
              </w:rPr>
              <w:t>svcdate</w:t>
            </w:r>
            <w:proofErr w:type="spellEnd"/>
          </w:p>
        </w:tc>
      </w:tr>
      <w:tr w:rsidR="00E621AF" w:rsidRPr="00E621AF" w14:paraId="5BAEC34E" w14:textId="77777777" w:rsidTr="00BF7B6B">
        <w:trPr>
          <w:trHeight w:val="260"/>
        </w:trPr>
        <w:tc>
          <w:tcPr>
            <w:tcW w:w="1808" w:type="dxa"/>
            <w:shd w:val="clear" w:color="auto" w:fill="auto"/>
            <w:noWrap/>
            <w:vAlign w:val="bottom"/>
            <w:hideMark/>
          </w:tcPr>
          <w:p w14:paraId="184361EF" w14:textId="77777777" w:rsidR="00E621AF" w:rsidRPr="00BE1DE5" w:rsidRDefault="00E621AF" w:rsidP="00E621AF">
            <w:pPr>
              <w:rPr>
                <w:rFonts w:ascii="Arial" w:eastAsia="Times New Roman" w:hAnsi="Arial" w:cs="Arial"/>
                <w:color w:val="000000"/>
                <w:sz w:val="20"/>
                <w:szCs w:val="20"/>
                <w:highlight w:val="darkGray"/>
                <w:rPrChange w:id="158"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59" w:author="Mark,Goodhart" w:date="2018-07-05T09:50:00Z">
                  <w:rPr>
                    <w:rFonts w:ascii="Arial" w:eastAsia="Times New Roman" w:hAnsi="Arial" w:cs="Arial"/>
                    <w:color w:val="000000"/>
                    <w:sz w:val="20"/>
                    <w:szCs w:val="20"/>
                  </w:rPr>
                </w:rPrChange>
              </w:rPr>
              <w:t>enrmon13</w:t>
            </w:r>
          </w:p>
        </w:tc>
        <w:tc>
          <w:tcPr>
            <w:tcW w:w="9992" w:type="dxa"/>
            <w:shd w:val="clear" w:color="auto" w:fill="auto"/>
            <w:noWrap/>
            <w:vAlign w:val="bottom"/>
            <w:hideMark/>
          </w:tcPr>
          <w:p w14:paraId="6C10CDA9" w14:textId="77777777" w:rsidR="00E621AF" w:rsidRPr="00BE1DE5" w:rsidRDefault="00E621AF" w:rsidP="00E621AF">
            <w:pPr>
              <w:rPr>
                <w:rFonts w:ascii="Arial" w:eastAsia="Times New Roman" w:hAnsi="Arial" w:cs="Arial"/>
                <w:color w:val="000000"/>
                <w:sz w:val="20"/>
                <w:szCs w:val="20"/>
                <w:highlight w:val="darkGray"/>
                <w:rPrChange w:id="160"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61" w:author="Mark,Goodhart" w:date="2018-07-05T09:50:00Z">
                  <w:rPr>
                    <w:rFonts w:ascii="Arial" w:eastAsia="Times New Roman" w:hAnsi="Arial" w:cs="Arial"/>
                    <w:color w:val="000000"/>
                    <w:sz w:val="20"/>
                    <w:szCs w:val="20"/>
                  </w:rPr>
                </w:rPrChange>
              </w:rPr>
              <w:t># of months of enrollment in 2013; 11 or 12</w:t>
            </w:r>
          </w:p>
        </w:tc>
      </w:tr>
      <w:tr w:rsidR="00E621AF" w:rsidRPr="00E621AF" w14:paraId="53D95356" w14:textId="77777777" w:rsidTr="00BF7B6B">
        <w:trPr>
          <w:trHeight w:val="260"/>
        </w:trPr>
        <w:tc>
          <w:tcPr>
            <w:tcW w:w="1808" w:type="dxa"/>
            <w:shd w:val="clear" w:color="auto" w:fill="auto"/>
            <w:noWrap/>
            <w:vAlign w:val="bottom"/>
            <w:hideMark/>
          </w:tcPr>
          <w:p w14:paraId="5A876B5D" w14:textId="77777777" w:rsidR="00E621AF" w:rsidRPr="00BE1DE5" w:rsidRDefault="00E621AF" w:rsidP="00E621AF">
            <w:pPr>
              <w:rPr>
                <w:rFonts w:ascii="Arial" w:eastAsia="Times New Roman" w:hAnsi="Arial" w:cs="Arial"/>
                <w:color w:val="000000"/>
                <w:sz w:val="20"/>
                <w:szCs w:val="20"/>
                <w:highlight w:val="darkGray"/>
                <w:rPrChange w:id="162"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63" w:author="Mark,Goodhart" w:date="2018-07-05T09:50:00Z">
                  <w:rPr>
                    <w:rFonts w:ascii="Arial" w:eastAsia="Times New Roman" w:hAnsi="Arial" w:cs="Arial"/>
                    <w:color w:val="000000"/>
                    <w:sz w:val="20"/>
                    <w:szCs w:val="20"/>
                  </w:rPr>
                </w:rPrChange>
              </w:rPr>
              <w:t>enrmon14</w:t>
            </w:r>
          </w:p>
        </w:tc>
        <w:tc>
          <w:tcPr>
            <w:tcW w:w="9992" w:type="dxa"/>
            <w:shd w:val="clear" w:color="auto" w:fill="auto"/>
            <w:noWrap/>
            <w:vAlign w:val="bottom"/>
            <w:hideMark/>
          </w:tcPr>
          <w:p w14:paraId="182EBB6F" w14:textId="77777777" w:rsidR="00E621AF" w:rsidRPr="00BE1DE5" w:rsidRDefault="00E621AF" w:rsidP="00E621AF">
            <w:pPr>
              <w:rPr>
                <w:rFonts w:ascii="Arial" w:eastAsia="Times New Roman" w:hAnsi="Arial" w:cs="Arial"/>
                <w:color w:val="000000"/>
                <w:sz w:val="20"/>
                <w:szCs w:val="20"/>
                <w:highlight w:val="darkGray"/>
                <w:rPrChange w:id="164"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65" w:author="Mark,Goodhart" w:date="2018-07-05T09:50:00Z">
                  <w:rPr>
                    <w:rFonts w:ascii="Arial" w:eastAsia="Times New Roman" w:hAnsi="Arial" w:cs="Arial"/>
                    <w:color w:val="000000"/>
                    <w:sz w:val="20"/>
                    <w:szCs w:val="20"/>
                  </w:rPr>
                </w:rPrChange>
              </w:rPr>
              <w:t># of months of enrollment in 2014; 11 or 12</w:t>
            </w:r>
          </w:p>
        </w:tc>
      </w:tr>
      <w:tr w:rsidR="00E621AF" w:rsidRPr="00E621AF" w14:paraId="07F782F2" w14:textId="77777777" w:rsidTr="00BF7B6B">
        <w:trPr>
          <w:trHeight w:val="260"/>
        </w:trPr>
        <w:tc>
          <w:tcPr>
            <w:tcW w:w="1808" w:type="dxa"/>
            <w:shd w:val="clear" w:color="auto" w:fill="auto"/>
            <w:noWrap/>
            <w:vAlign w:val="bottom"/>
            <w:hideMark/>
          </w:tcPr>
          <w:p w14:paraId="535EE50E" w14:textId="77777777" w:rsidR="00E621AF" w:rsidRPr="00BE1DE5" w:rsidRDefault="00E621AF" w:rsidP="00E621AF">
            <w:pPr>
              <w:rPr>
                <w:rFonts w:ascii="Arial" w:eastAsia="Times New Roman" w:hAnsi="Arial" w:cs="Arial"/>
                <w:color w:val="000000"/>
                <w:sz w:val="20"/>
                <w:szCs w:val="20"/>
                <w:highlight w:val="darkGray"/>
                <w:rPrChange w:id="166"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67" w:author="Mark,Goodhart" w:date="2018-07-05T09:50:00Z">
                  <w:rPr>
                    <w:rFonts w:ascii="Arial" w:eastAsia="Times New Roman" w:hAnsi="Arial" w:cs="Arial"/>
                    <w:color w:val="000000"/>
                    <w:sz w:val="20"/>
                    <w:szCs w:val="20"/>
                  </w:rPr>
                </w:rPrChange>
              </w:rPr>
              <w:t>enrmon15</w:t>
            </w:r>
          </w:p>
        </w:tc>
        <w:tc>
          <w:tcPr>
            <w:tcW w:w="9992" w:type="dxa"/>
            <w:shd w:val="clear" w:color="auto" w:fill="auto"/>
            <w:noWrap/>
            <w:vAlign w:val="bottom"/>
            <w:hideMark/>
          </w:tcPr>
          <w:p w14:paraId="7A86299E" w14:textId="77777777" w:rsidR="00E621AF" w:rsidRPr="00BE1DE5" w:rsidRDefault="00E621AF" w:rsidP="00E621AF">
            <w:pPr>
              <w:rPr>
                <w:rFonts w:ascii="Arial" w:eastAsia="Times New Roman" w:hAnsi="Arial" w:cs="Arial"/>
                <w:color w:val="000000"/>
                <w:sz w:val="20"/>
                <w:szCs w:val="20"/>
                <w:highlight w:val="darkGray"/>
                <w:rPrChange w:id="168"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69" w:author="Mark,Goodhart" w:date="2018-07-05T09:50:00Z">
                  <w:rPr>
                    <w:rFonts w:ascii="Arial" w:eastAsia="Times New Roman" w:hAnsi="Arial" w:cs="Arial"/>
                    <w:color w:val="000000"/>
                    <w:sz w:val="20"/>
                    <w:szCs w:val="20"/>
                  </w:rPr>
                </w:rPrChange>
              </w:rPr>
              <w:t># of months of enrollment in 2015; 11 or 12</w:t>
            </w:r>
          </w:p>
        </w:tc>
      </w:tr>
      <w:tr w:rsidR="00E621AF" w:rsidRPr="00E621AF" w14:paraId="20B8C203" w14:textId="77777777" w:rsidTr="00BF7B6B">
        <w:trPr>
          <w:trHeight w:val="260"/>
        </w:trPr>
        <w:tc>
          <w:tcPr>
            <w:tcW w:w="1808" w:type="dxa"/>
            <w:shd w:val="clear" w:color="auto" w:fill="auto"/>
            <w:noWrap/>
            <w:vAlign w:val="bottom"/>
            <w:hideMark/>
          </w:tcPr>
          <w:p w14:paraId="3D672ACC" w14:textId="77777777" w:rsidR="00E621AF" w:rsidRPr="00BE1DE5" w:rsidRDefault="00E621AF" w:rsidP="00E621AF">
            <w:pPr>
              <w:rPr>
                <w:rFonts w:ascii="Arial" w:eastAsia="Times New Roman" w:hAnsi="Arial" w:cs="Arial"/>
                <w:color w:val="000000"/>
                <w:sz w:val="20"/>
                <w:szCs w:val="20"/>
                <w:highlight w:val="darkGray"/>
                <w:rPrChange w:id="170"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71" w:author="Mark,Goodhart" w:date="2018-07-05T09:50:00Z">
                  <w:rPr>
                    <w:rFonts w:ascii="Arial" w:eastAsia="Times New Roman" w:hAnsi="Arial" w:cs="Arial"/>
                    <w:color w:val="000000"/>
                    <w:sz w:val="20"/>
                    <w:szCs w:val="20"/>
                  </w:rPr>
                </w:rPrChange>
              </w:rPr>
              <w:t>enrmon16</w:t>
            </w:r>
          </w:p>
        </w:tc>
        <w:tc>
          <w:tcPr>
            <w:tcW w:w="9992" w:type="dxa"/>
            <w:shd w:val="clear" w:color="auto" w:fill="auto"/>
            <w:noWrap/>
            <w:vAlign w:val="bottom"/>
            <w:hideMark/>
          </w:tcPr>
          <w:p w14:paraId="39E1A662" w14:textId="77777777" w:rsidR="00E621AF" w:rsidRPr="00BE1DE5" w:rsidRDefault="00E621AF" w:rsidP="00E621AF">
            <w:pPr>
              <w:rPr>
                <w:rFonts w:ascii="Arial" w:eastAsia="Times New Roman" w:hAnsi="Arial" w:cs="Arial"/>
                <w:color w:val="000000"/>
                <w:sz w:val="20"/>
                <w:szCs w:val="20"/>
                <w:highlight w:val="darkGray"/>
                <w:rPrChange w:id="172"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73" w:author="Mark,Goodhart" w:date="2018-07-05T09:50:00Z">
                  <w:rPr>
                    <w:rFonts w:ascii="Arial" w:eastAsia="Times New Roman" w:hAnsi="Arial" w:cs="Arial"/>
                    <w:color w:val="000000"/>
                    <w:sz w:val="20"/>
                    <w:szCs w:val="20"/>
                  </w:rPr>
                </w:rPrChange>
              </w:rPr>
              <w:t># of months of enrollment in 2016; 11 or 12</w:t>
            </w:r>
          </w:p>
        </w:tc>
      </w:tr>
    </w:tbl>
    <w:p w14:paraId="6AF7C0B5" w14:textId="77777777" w:rsidR="00E621AF" w:rsidRDefault="00E621AF" w:rsidP="007839DF"/>
    <w:tbl>
      <w:tblPr>
        <w:tblpPr w:leftFromText="180" w:rightFromText="180" w:horzAnchor="margin" w:tblpXSpec="center" w:tblpY="-693"/>
        <w:tblW w:w="10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3"/>
        <w:gridCol w:w="9107"/>
      </w:tblGrid>
      <w:tr w:rsidR="00E621AF" w:rsidRPr="00E621AF" w14:paraId="10FB1EE5" w14:textId="77777777" w:rsidTr="00BF7B6B">
        <w:trPr>
          <w:trHeight w:val="260"/>
        </w:trPr>
        <w:tc>
          <w:tcPr>
            <w:tcW w:w="10820" w:type="dxa"/>
            <w:gridSpan w:val="2"/>
            <w:shd w:val="clear" w:color="000000" w:fill="00B0F0"/>
            <w:noWrap/>
            <w:vAlign w:val="bottom"/>
            <w:hideMark/>
          </w:tcPr>
          <w:p w14:paraId="3DA8D4DE" w14:textId="77777777" w:rsidR="00E621AF" w:rsidRPr="00E621AF" w:rsidRDefault="00E621AF" w:rsidP="00BF7B6B">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lastRenderedPageBreak/>
              <w:t>Admission: Members</w:t>
            </w:r>
          </w:p>
        </w:tc>
      </w:tr>
      <w:tr w:rsidR="00E621AF" w:rsidRPr="00E621AF" w14:paraId="12880F45" w14:textId="77777777" w:rsidTr="00BF7B6B">
        <w:trPr>
          <w:trHeight w:val="260"/>
        </w:trPr>
        <w:tc>
          <w:tcPr>
            <w:tcW w:w="10820" w:type="dxa"/>
            <w:gridSpan w:val="2"/>
            <w:shd w:val="clear" w:color="auto" w:fill="auto"/>
            <w:noWrap/>
            <w:vAlign w:val="bottom"/>
            <w:hideMark/>
          </w:tcPr>
          <w:p w14:paraId="0CDCED4B"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Datasets: adm14_1, adm15_1, adm16_1</w:t>
            </w:r>
          </w:p>
        </w:tc>
      </w:tr>
      <w:tr w:rsidR="00E621AF" w:rsidRPr="00E621AF" w14:paraId="1DF82338" w14:textId="77777777" w:rsidTr="00BF7B6B">
        <w:trPr>
          <w:trHeight w:val="260"/>
        </w:trPr>
        <w:tc>
          <w:tcPr>
            <w:tcW w:w="1713" w:type="dxa"/>
            <w:shd w:val="clear" w:color="000000" w:fill="D9D9D9"/>
            <w:noWrap/>
            <w:vAlign w:val="bottom"/>
            <w:hideMark/>
          </w:tcPr>
          <w:p w14:paraId="08BE8650"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9107" w:type="dxa"/>
            <w:shd w:val="clear" w:color="000000" w:fill="D9D9D9"/>
            <w:noWrap/>
            <w:vAlign w:val="bottom"/>
            <w:hideMark/>
          </w:tcPr>
          <w:p w14:paraId="1033600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101ED6BF" w14:textId="77777777" w:rsidTr="00BF7B6B">
        <w:trPr>
          <w:trHeight w:val="260"/>
        </w:trPr>
        <w:tc>
          <w:tcPr>
            <w:tcW w:w="1713" w:type="dxa"/>
            <w:shd w:val="clear" w:color="auto" w:fill="auto"/>
            <w:noWrap/>
            <w:vAlign w:val="bottom"/>
            <w:hideMark/>
          </w:tcPr>
          <w:p w14:paraId="536BEF0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treat1</w:t>
            </w:r>
          </w:p>
        </w:tc>
        <w:tc>
          <w:tcPr>
            <w:tcW w:w="9107" w:type="dxa"/>
            <w:shd w:val="clear" w:color="auto" w:fill="auto"/>
            <w:noWrap/>
            <w:vAlign w:val="bottom"/>
            <w:hideMark/>
          </w:tcPr>
          <w:p w14:paraId="6EBE2859"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procedures for substance (opioid) abuse during year</w:t>
            </w:r>
          </w:p>
        </w:tc>
      </w:tr>
      <w:tr w:rsidR="00E621AF" w:rsidRPr="00E621AF" w14:paraId="32D37114" w14:textId="77777777" w:rsidTr="00BF7B6B">
        <w:trPr>
          <w:trHeight w:val="260"/>
        </w:trPr>
        <w:tc>
          <w:tcPr>
            <w:tcW w:w="1713" w:type="dxa"/>
            <w:shd w:val="clear" w:color="auto" w:fill="auto"/>
            <w:noWrap/>
            <w:vAlign w:val="bottom"/>
            <w:hideMark/>
          </w:tcPr>
          <w:p w14:paraId="0A210CF8"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9107" w:type="dxa"/>
            <w:vMerge w:val="restart"/>
            <w:shd w:val="clear" w:color="auto" w:fill="auto"/>
            <w:noWrap/>
            <w:vAlign w:val="center"/>
            <w:hideMark/>
          </w:tcPr>
          <w:p w14:paraId="30FB46AF"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client + </w:t>
            </w:r>
            <w:proofErr w:type="spellStart"/>
            <w:r w:rsidRPr="00E621AF">
              <w:rPr>
                <w:rFonts w:ascii="Arial" w:eastAsia="Times New Roman" w:hAnsi="Arial" w:cs="Arial"/>
                <w:color w:val="000000"/>
                <w:sz w:val="20"/>
                <w:szCs w:val="20"/>
              </w:rPr>
              <w:t>enrolid</w:t>
            </w:r>
            <w:proofErr w:type="spellEnd"/>
            <w:r w:rsidRPr="00E621AF">
              <w:rPr>
                <w:rFonts w:ascii="Arial" w:eastAsia="Times New Roman" w:hAnsi="Arial" w:cs="Arial"/>
                <w:color w:val="000000"/>
                <w:sz w:val="20"/>
                <w:szCs w:val="20"/>
              </w:rPr>
              <w:t xml:space="preserve"> = unique ID</w:t>
            </w:r>
          </w:p>
        </w:tc>
      </w:tr>
      <w:tr w:rsidR="00E621AF" w:rsidRPr="00E621AF" w14:paraId="64CB468A" w14:textId="77777777" w:rsidTr="00BF7B6B">
        <w:trPr>
          <w:trHeight w:val="260"/>
        </w:trPr>
        <w:tc>
          <w:tcPr>
            <w:tcW w:w="1713" w:type="dxa"/>
            <w:shd w:val="clear" w:color="auto" w:fill="auto"/>
            <w:noWrap/>
            <w:vAlign w:val="bottom"/>
            <w:hideMark/>
          </w:tcPr>
          <w:p w14:paraId="74A5ED5F"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enrolid</w:t>
            </w:r>
            <w:proofErr w:type="spellEnd"/>
          </w:p>
        </w:tc>
        <w:tc>
          <w:tcPr>
            <w:tcW w:w="9107" w:type="dxa"/>
            <w:vMerge/>
            <w:vAlign w:val="center"/>
            <w:hideMark/>
          </w:tcPr>
          <w:p w14:paraId="1C903EF0" w14:textId="77777777" w:rsidR="00E621AF" w:rsidRPr="00E621AF" w:rsidRDefault="00E621AF" w:rsidP="00BF7B6B">
            <w:pPr>
              <w:rPr>
                <w:rFonts w:ascii="Arial" w:eastAsia="Times New Roman" w:hAnsi="Arial" w:cs="Arial"/>
                <w:color w:val="000000"/>
                <w:sz w:val="20"/>
                <w:szCs w:val="20"/>
              </w:rPr>
            </w:pPr>
          </w:p>
        </w:tc>
      </w:tr>
      <w:tr w:rsidR="00E621AF" w:rsidRPr="00E621AF" w14:paraId="63537A20" w14:textId="77777777" w:rsidTr="00BF7B6B">
        <w:trPr>
          <w:trHeight w:val="260"/>
        </w:trPr>
        <w:tc>
          <w:tcPr>
            <w:tcW w:w="1713" w:type="dxa"/>
            <w:shd w:val="clear" w:color="auto" w:fill="auto"/>
            <w:noWrap/>
            <w:vAlign w:val="bottom"/>
            <w:hideMark/>
          </w:tcPr>
          <w:p w14:paraId="655E15A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9107" w:type="dxa"/>
            <w:shd w:val="clear" w:color="auto" w:fill="auto"/>
            <w:noWrap/>
            <w:vAlign w:val="center"/>
            <w:hideMark/>
          </w:tcPr>
          <w:p w14:paraId="65720C6C"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age as of last admission</w:t>
            </w:r>
          </w:p>
        </w:tc>
      </w:tr>
      <w:tr w:rsidR="00E621AF" w:rsidRPr="00E621AF" w14:paraId="3F3215F3" w14:textId="77777777" w:rsidTr="00BF7B6B">
        <w:trPr>
          <w:trHeight w:val="260"/>
        </w:trPr>
        <w:tc>
          <w:tcPr>
            <w:tcW w:w="1713" w:type="dxa"/>
            <w:shd w:val="clear" w:color="auto" w:fill="auto"/>
            <w:noWrap/>
            <w:vAlign w:val="bottom"/>
            <w:hideMark/>
          </w:tcPr>
          <w:p w14:paraId="1481173D"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9107" w:type="dxa"/>
            <w:shd w:val="clear" w:color="auto" w:fill="auto"/>
            <w:noWrap/>
            <w:vAlign w:val="bottom"/>
            <w:hideMark/>
          </w:tcPr>
          <w:p w14:paraId="37652B12"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sex as of last admission</w:t>
            </w:r>
          </w:p>
        </w:tc>
      </w:tr>
      <w:tr w:rsidR="00E621AF" w:rsidRPr="00E621AF" w14:paraId="61BD4294" w14:textId="77777777" w:rsidTr="00BF7B6B">
        <w:trPr>
          <w:trHeight w:val="260"/>
        </w:trPr>
        <w:tc>
          <w:tcPr>
            <w:tcW w:w="1713" w:type="dxa"/>
            <w:shd w:val="clear" w:color="auto" w:fill="auto"/>
            <w:noWrap/>
            <w:vAlign w:val="bottom"/>
            <w:hideMark/>
          </w:tcPr>
          <w:p w14:paraId="7F80DEE5" w14:textId="77777777" w:rsidR="00E621AF" w:rsidRPr="00E621AF" w:rsidRDefault="00E621AF" w:rsidP="00BF7B6B">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stdrace</w:t>
            </w:r>
            <w:proofErr w:type="spellEnd"/>
          </w:p>
        </w:tc>
        <w:tc>
          <w:tcPr>
            <w:tcW w:w="9107" w:type="dxa"/>
            <w:shd w:val="clear" w:color="auto" w:fill="auto"/>
            <w:noWrap/>
            <w:vAlign w:val="center"/>
            <w:hideMark/>
          </w:tcPr>
          <w:p w14:paraId="0DF3EC4F"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race as of 1.1.16</w:t>
            </w:r>
          </w:p>
        </w:tc>
      </w:tr>
      <w:tr w:rsidR="00E621AF" w:rsidRPr="00E621AF" w14:paraId="727AB8BE" w14:textId="77777777" w:rsidTr="00BF7B6B">
        <w:trPr>
          <w:trHeight w:val="260"/>
        </w:trPr>
        <w:tc>
          <w:tcPr>
            <w:tcW w:w="1713" w:type="dxa"/>
            <w:shd w:val="clear" w:color="auto" w:fill="auto"/>
            <w:noWrap/>
            <w:vAlign w:val="bottom"/>
            <w:hideMark/>
          </w:tcPr>
          <w:p w14:paraId="34B0043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rural</w:t>
            </w:r>
          </w:p>
        </w:tc>
        <w:tc>
          <w:tcPr>
            <w:tcW w:w="9107" w:type="dxa"/>
            <w:shd w:val="clear" w:color="auto" w:fill="auto"/>
            <w:noWrap/>
            <w:vAlign w:val="center"/>
            <w:hideMark/>
          </w:tcPr>
          <w:p w14:paraId="5F9F0474"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rural as of 1.1.16</w:t>
            </w:r>
          </w:p>
        </w:tc>
      </w:tr>
      <w:tr w:rsidR="00E621AF" w:rsidRPr="00E621AF" w14:paraId="3DD34B19" w14:textId="77777777" w:rsidTr="00BF7B6B">
        <w:trPr>
          <w:trHeight w:val="260"/>
        </w:trPr>
        <w:tc>
          <w:tcPr>
            <w:tcW w:w="1713" w:type="dxa"/>
            <w:shd w:val="clear" w:color="auto" w:fill="auto"/>
            <w:noWrap/>
            <w:vAlign w:val="bottom"/>
            <w:hideMark/>
          </w:tcPr>
          <w:p w14:paraId="690E52B9" w14:textId="77777777" w:rsidR="00E621AF" w:rsidRPr="00BE1DE5" w:rsidRDefault="00E621AF" w:rsidP="00BF7B6B">
            <w:pPr>
              <w:rPr>
                <w:rFonts w:ascii="Arial" w:eastAsia="Times New Roman" w:hAnsi="Arial" w:cs="Arial"/>
                <w:color w:val="000000"/>
                <w:sz w:val="20"/>
                <w:szCs w:val="20"/>
                <w:highlight w:val="darkGray"/>
                <w:rPrChange w:id="174"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75" w:author="Mark,Goodhart" w:date="2018-07-05T09:53:00Z">
                  <w:rPr>
                    <w:rFonts w:ascii="Arial" w:eastAsia="Times New Roman" w:hAnsi="Arial" w:cs="Arial"/>
                    <w:color w:val="000000"/>
                    <w:sz w:val="20"/>
                    <w:szCs w:val="20"/>
                  </w:rPr>
                </w:rPrChange>
              </w:rPr>
              <w:t>enrmon13</w:t>
            </w:r>
          </w:p>
        </w:tc>
        <w:tc>
          <w:tcPr>
            <w:tcW w:w="9107" w:type="dxa"/>
            <w:shd w:val="clear" w:color="auto" w:fill="auto"/>
            <w:noWrap/>
            <w:vAlign w:val="bottom"/>
            <w:hideMark/>
          </w:tcPr>
          <w:p w14:paraId="65886D3B" w14:textId="77777777" w:rsidR="00E621AF" w:rsidRPr="00BE1DE5" w:rsidRDefault="00E621AF" w:rsidP="00BF7B6B">
            <w:pPr>
              <w:rPr>
                <w:rFonts w:ascii="Arial" w:eastAsia="Times New Roman" w:hAnsi="Arial" w:cs="Arial"/>
                <w:color w:val="000000"/>
                <w:sz w:val="20"/>
                <w:szCs w:val="20"/>
                <w:highlight w:val="darkGray"/>
                <w:rPrChange w:id="176"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77" w:author="Mark,Goodhart" w:date="2018-07-05T09:53:00Z">
                  <w:rPr>
                    <w:rFonts w:ascii="Arial" w:eastAsia="Times New Roman" w:hAnsi="Arial" w:cs="Arial"/>
                    <w:color w:val="000000"/>
                    <w:sz w:val="20"/>
                    <w:szCs w:val="20"/>
                  </w:rPr>
                </w:rPrChange>
              </w:rPr>
              <w:t># of months of enrollment in 2013; 11 or 12</w:t>
            </w:r>
          </w:p>
        </w:tc>
      </w:tr>
      <w:tr w:rsidR="00E621AF" w:rsidRPr="00E621AF" w14:paraId="414DD133" w14:textId="77777777" w:rsidTr="00BF7B6B">
        <w:trPr>
          <w:trHeight w:val="260"/>
        </w:trPr>
        <w:tc>
          <w:tcPr>
            <w:tcW w:w="1713" w:type="dxa"/>
            <w:shd w:val="clear" w:color="auto" w:fill="auto"/>
            <w:noWrap/>
            <w:vAlign w:val="bottom"/>
            <w:hideMark/>
          </w:tcPr>
          <w:p w14:paraId="6DF4CFAD" w14:textId="77777777" w:rsidR="00E621AF" w:rsidRPr="00BE1DE5" w:rsidRDefault="00E621AF" w:rsidP="00BF7B6B">
            <w:pPr>
              <w:rPr>
                <w:rFonts w:ascii="Arial" w:eastAsia="Times New Roman" w:hAnsi="Arial" w:cs="Arial"/>
                <w:color w:val="000000"/>
                <w:sz w:val="20"/>
                <w:szCs w:val="20"/>
                <w:highlight w:val="darkGray"/>
                <w:rPrChange w:id="178"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79" w:author="Mark,Goodhart" w:date="2018-07-05T09:53:00Z">
                  <w:rPr>
                    <w:rFonts w:ascii="Arial" w:eastAsia="Times New Roman" w:hAnsi="Arial" w:cs="Arial"/>
                    <w:color w:val="000000"/>
                    <w:sz w:val="20"/>
                    <w:szCs w:val="20"/>
                  </w:rPr>
                </w:rPrChange>
              </w:rPr>
              <w:t>enrmon14</w:t>
            </w:r>
          </w:p>
        </w:tc>
        <w:tc>
          <w:tcPr>
            <w:tcW w:w="9107" w:type="dxa"/>
            <w:shd w:val="clear" w:color="auto" w:fill="auto"/>
            <w:noWrap/>
            <w:vAlign w:val="bottom"/>
            <w:hideMark/>
          </w:tcPr>
          <w:p w14:paraId="63D018A1" w14:textId="77777777" w:rsidR="00E621AF" w:rsidRPr="00BE1DE5" w:rsidRDefault="00E621AF" w:rsidP="00BF7B6B">
            <w:pPr>
              <w:rPr>
                <w:rFonts w:ascii="Arial" w:eastAsia="Times New Roman" w:hAnsi="Arial" w:cs="Arial"/>
                <w:color w:val="000000"/>
                <w:sz w:val="20"/>
                <w:szCs w:val="20"/>
                <w:highlight w:val="darkGray"/>
                <w:rPrChange w:id="180"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81" w:author="Mark,Goodhart" w:date="2018-07-05T09:53:00Z">
                  <w:rPr>
                    <w:rFonts w:ascii="Arial" w:eastAsia="Times New Roman" w:hAnsi="Arial" w:cs="Arial"/>
                    <w:color w:val="000000"/>
                    <w:sz w:val="20"/>
                    <w:szCs w:val="20"/>
                  </w:rPr>
                </w:rPrChange>
              </w:rPr>
              <w:t># of months of enrollment in 2014; 11 or 12</w:t>
            </w:r>
          </w:p>
        </w:tc>
      </w:tr>
      <w:tr w:rsidR="00E621AF" w:rsidRPr="00E621AF" w14:paraId="0A106AC9" w14:textId="77777777" w:rsidTr="00BF7B6B">
        <w:trPr>
          <w:trHeight w:val="260"/>
        </w:trPr>
        <w:tc>
          <w:tcPr>
            <w:tcW w:w="1713" w:type="dxa"/>
            <w:shd w:val="clear" w:color="auto" w:fill="auto"/>
            <w:noWrap/>
            <w:vAlign w:val="bottom"/>
            <w:hideMark/>
          </w:tcPr>
          <w:p w14:paraId="615F5CE7" w14:textId="77777777" w:rsidR="00E621AF" w:rsidRPr="00BE1DE5" w:rsidRDefault="00E621AF" w:rsidP="00BF7B6B">
            <w:pPr>
              <w:rPr>
                <w:rFonts w:ascii="Arial" w:eastAsia="Times New Roman" w:hAnsi="Arial" w:cs="Arial"/>
                <w:color w:val="000000"/>
                <w:sz w:val="20"/>
                <w:szCs w:val="20"/>
                <w:highlight w:val="darkGray"/>
                <w:rPrChange w:id="182"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83" w:author="Mark,Goodhart" w:date="2018-07-05T09:53:00Z">
                  <w:rPr>
                    <w:rFonts w:ascii="Arial" w:eastAsia="Times New Roman" w:hAnsi="Arial" w:cs="Arial"/>
                    <w:color w:val="000000"/>
                    <w:sz w:val="20"/>
                    <w:szCs w:val="20"/>
                  </w:rPr>
                </w:rPrChange>
              </w:rPr>
              <w:t>enrmon15</w:t>
            </w:r>
          </w:p>
        </w:tc>
        <w:tc>
          <w:tcPr>
            <w:tcW w:w="9107" w:type="dxa"/>
            <w:shd w:val="clear" w:color="auto" w:fill="auto"/>
            <w:noWrap/>
            <w:vAlign w:val="bottom"/>
            <w:hideMark/>
          </w:tcPr>
          <w:p w14:paraId="227BFFC8" w14:textId="77777777" w:rsidR="00E621AF" w:rsidRPr="00BE1DE5" w:rsidRDefault="00E621AF" w:rsidP="00BF7B6B">
            <w:pPr>
              <w:rPr>
                <w:rFonts w:ascii="Arial" w:eastAsia="Times New Roman" w:hAnsi="Arial" w:cs="Arial"/>
                <w:color w:val="000000"/>
                <w:sz w:val="20"/>
                <w:szCs w:val="20"/>
                <w:highlight w:val="darkGray"/>
                <w:rPrChange w:id="184"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85" w:author="Mark,Goodhart" w:date="2018-07-05T09:53:00Z">
                  <w:rPr>
                    <w:rFonts w:ascii="Arial" w:eastAsia="Times New Roman" w:hAnsi="Arial" w:cs="Arial"/>
                    <w:color w:val="000000"/>
                    <w:sz w:val="20"/>
                    <w:szCs w:val="20"/>
                  </w:rPr>
                </w:rPrChange>
              </w:rPr>
              <w:t># of months of enrollment in 2015; 11 or 12</w:t>
            </w:r>
          </w:p>
        </w:tc>
      </w:tr>
      <w:tr w:rsidR="00E621AF" w:rsidRPr="00E621AF" w14:paraId="5856F215" w14:textId="77777777" w:rsidTr="00BF7B6B">
        <w:trPr>
          <w:trHeight w:val="260"/>
        </w:trPr>
        <w:tc>
          <w:tcPr>
            <w:tcW w:w="1713" w:type="dxa"/>
            <w:shd w:val="clear" w:color="auto" w:fill="auto"/>
            <w:noWrap/>
            <w:vAlign w:val="bottom"/>
            <w:hideMark/>
          </w:tcPr>
          <w:p w14:paraId="32DD4D4E" w14:textId="77777777" w:rsidR="00E621AF" w:rsidRPr="00BE1DE5" w:rsidRDefault="00E621AF" w:rsidP="00BF7B6B">
            <w:pPr>
              <w:rPr>
                <w:rFonts w:ascii="Arial" w:eastAsia="Times New Roman" w:hAnsi="Arial" w:cs="Arial"/>
                <w:color w:val="000000"/>
                <w:sz w:val="20"/>
                <w:szCs w:val="20"/>
                <w:highlight w:val="darkGray"/>
                <w:rPrChange w:id="186"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87" w:author="Mark,Goodhart" w:date="2018-07-05T09:53:00Z">
                  <w:rPr>
                    <w:rFonts w:ascii="Arial" w:eastAsia="Times New Roman" w:hAnsi="Arial" w:cs="Arial"/>
                    <w:color w:val="000000"/>
                    <w:sz w:val="20"/>
                    <w:szCs w:val="20"/>
                  </w:rPr>
                </w:rPrChange>
              </w:rPr>
              <w:t>enrmon16</w:t>
            </w:r>
          </w:p>
        </w:tc>
        <w:tc>
          <w:tcPr>
            <w:tcW w:w="9107" w:type="dxa"/>
            <w:shd w:val="clear" w:color="auto" w:fill="auto"/>
            <w:noWrap/>
            <w:vAlign w:val="bottom"/>
            <w:hideMark/>
          </w:tcPr>
          <w:p w14:paraId="6EEB6A39" w14:textId="77777777" w:rsidR="00E621AF" w:rsidRPr="00BE1DE5" w:rsidRDefault="00E621AF" w:rsidP="00BF7B6B">
            <w:pPr>
              <w:rPr>
                <w:rFonts w:ascii="Arial" w:eastAsia="Times New Roman" w:hAnsi="Arial" w:cs="Arial"/>
                <w:color w:val="000000"/>
                <w:sz w:val="20"/>
                <w:szCs w:val="20"/>
                <w:highlight w:val="darkGray"/>
                <w:rPrChange w:id="188"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89" w:author="Mark,Goodhart" w:date="2018-07-05T09:53:00Z">
                  <w:rPr>
                    <w:rFonts w:ascii="Arial" w:eastAsia="Times New Roman" w:hAnsi="Arial" w:cs="Arial"/>
                    <w:color w:val="000000"/>
                    <w:sz w:val="20"/>
                    <w:szCs w:val="20"/>
                  </w:rPr>
                </w:rPrChange>
              </w:rPr>
              <w:t># of months of enrollment in 2016; 11 or 12</w:t>
            </w:r>
          </w:p>
        </w:tc>
      </w:tr>
    </w:tbl>
    <w:p w14:paraId="1A9206B1" w14:textId="77777777" w:rsidR="00E621AF" w:rsidRDefault="00E621AF" w:rsidP="007839DF"/>
    <w:tbl>
      <w:tblPr>
        <w:tblW w:w="11800" w:type="dxa"/>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8"/>
        <w:gridCol w:w="10042"/>
      </w:tblGrid>
      <w:tr w:rsidR="00E621AF" w:rsidRPr="00E621AF" w14:paraId="738FC573" w14:textId="77777777" w:rsidTr="00BF7B6B">
        <w:trPr>
          <w:trHeight w:val="260"/>
        </w:trPr>
        <w:tc>
          <w:tcPr>
            <w:tcW w:w="11800" w:type="dxa"/>
            <w:gridSpan w:val="2"/>
            <w:shd w:val="clear" w:color="000000" w:fill="00B0F0"/>
            <w:noWrap/>
            <w:vAlign w:val="bottom"/>
            <w:hideMark/>
          </w:tcPr>
          <w:p w14:paraId="6F177FD3" w14:textId="77777777" w:rsidR="00E621AF" w:rsidRPr="00E621AF" w:rsidRDefault="00E621AF" w:rsidP="00E621AF">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t>Pharmacy Recodes: Claims</w:t>
            </w:r>
          </w:p>
        </w:tc>
      </w:tr>
      <w:tr w:rsidR="00E621AF" w:rsidRPr="00E621AF" w14:paraId="4A6E2B85" w14:textId="77777777" w:rsidTr="00BF7B6B">
        <w:trPr>
          <w:trHeight w:val="260"/>
        </w:trPr>
        <w:tc>
          <w:tcPr>
            <w:tcW w:w="11800" w:type="dxa"/>
            <w:gridSpan w:val="2"/>
            <w:shd w:val="clear" w:color="auto" w:fill="auto"/>
            <w:noWrap/>
            <w:vAlign w:val="bottom"/>
            <w:hideMark/>
          </w:tcPr>
          <w:p w14:paraId="6D96BA1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Datasets: (rx13 only for checking clean period), rx14, rx15, rx16</w:t>
            </w:r>
          </w:p>
        </w:tc>
      </w:tr>
      <w:tr w:rsidR="00E621AF" w:rsidRPr="00E621AF" w14:paraId="55095DDF" w14:textId="77777777" w:rsidTr="00BF7B6B">
        <w:trPr>
          <w:trHeight w:val="260"/>
        </w:trPr>
        <w:tc>
          <w:tcPr>
            <w:tcW w:w="1758" w:type="dxa"/>
            <w:shd w:val="clear" w:color="000000" w:fill="D9D9D9"/>
            <w:noWrap/>
            <w:vAlign w:val="bottom"/>
            <w:hideMark/>
          </w:tcPr>
          <w:p w14:paraId="7F88707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10042" w:type="dxa"/>
            <w:shd w:val="clear" w:color="000000" w:fill="D9D9D9"/>
            <w:noWrap/>
            <w:vAlign w:val="bottom"/>
            <w:hideMark/>
          </w:tcPr>
          <w:p w14:paraId="304EAB2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77B5DDD6" w14:textId="77777777" w:rsidTr="00BF7B6B">
        <w:trPr>
          <w:trHeight w:val="260"/>
        </w:trPr>
        <w:tc>
          <w:tcPr>
            <w:tcW w:w="1758" w:type="dxa"/>
            <w:shd w:val="clear" w:color="auto" w:fill="auto"/>
            <w:noWrap/>
            <w:vAlign w:val="bottom"/>
            <w:hideMark/>
          </w:tcPr>
          <w:p w14:paraId="6363184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antidepressant</w:t>
            </w:r>
          </w:p>
        </w:tc>
        <w:tc>
          <w:tcPr>
            <w:tcW w:w="10042" w:type="dxa"/>
            <w:shd w:val="clear" w:color="auto" w:fill="auto"/>
            <w:noWrap/>
            <w:vAlign w:val="bottom"/>
            <w:hideMark/>
          </w:tcPr>
          <w:p w14:paraId="6BA6C3E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Antidepressant Prescription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31F113B1" w14:textId="77777777" w:rsidTr="00BF7B6B">
        <w:trPr>
          <w:trHeight w:val="260"/>
        </w:trPr>
        <w:tc>
          <w:tcPr>
            <w:tcW w:w="1758" w:type="dxa"/>
            <w:shd w:val="clear" w:color="auto" w:fill="auto"/>
            <w:noWrap/>
            <w:vAlign w:val="bottom"/>
            <w:hideMark/>
          </w:tcPr>
          <w:p w14:paraId="170C5D0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antipsychotic</w:t>
            </w:r>
          </w:p>
        </w:tc>
        <w:tc>
          <w:tcPr>
            <w:tcW w:w="10042" w:type="dxa"/>
            <w:shd w:val="clear" w:color="auto" w:fill="auto"/>
            <w:noWrap/>
            <w:vAlign w:val="bottom"/>
            <w:hideMark/>
          </w:tcPr>
          <w:p w14:paraId="505A440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Antipsychotic Prescription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7AE207CA" w14:textId="77777777" w:rsidTr="00BF7B6B">
        <w:trPr>
          <w:trHeight w:val="260"/>
        </w:trPr>
        <w:tc>
          <w:tcPr>
            <w:tcW w:w="1758" w:type="dxa"/>
            <w:shd w:val="clear" w:color="auto" w:fill="auto"/>
            <w:noWrap/>
            <w:vAlign w:val="bottom"/>
            <w:hideMark/>
          </w:tcPr>
          <w:p w14:paraId="088D41E6"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bad_pot</w:t>
            </w:r>
            <w:proofErr w:type="spellEnd"/>
            <w:r w:rsidRPr="00E621AF">
              <w:rPr>
                <w:rFonts w:ascii="Arial" w:eastAsia="Times New Roman" w:hAnsi="Arial" w:cs="Arial"/>
                <w:color w:val="000000"/>
                <w:sz w:val="20"/>
                <w:szCs w:val="20"/>
              </w:rPr>
              <w:t xml:space="preserve">        </w:t>
            </w:r>
          </w:p>
        </w:tc>
        <w:tc>
          <w:tcPr>
            <w:tcW w:w="10042" w:type="dxa"/>
            <w:shd w:val="clear" w:color="auto" w:fill="auto"/>
            <w:noWrap/>
            <w:vAlign w:val="bottom"/>
            <w:hideMark/>
          </w:tcPr>
          <w:p w14:paraId="2E25CAC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Bad Potentiator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3AECB5A0" w14:textId="77777777" w:rsidTr="00BF7B6B">
        <w:trPr>
          <w:trHeight w:val="260"/>
        </w:trPr>
        <w:tc>
          <w:tcPr>
            <w:tcW w:w="1758" w:type="dxa"/>
            <w:shd w:val="clear" w:color="auto" w:fill="auto"/>
            <w:noWrap/>
            <w:vAlign w:val="bottom"/>
            <w:hideMark/>
          </w:tcPr>
          <w:p w14:paraId="4C51D11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barbiturate    </w:t>
            </w:r>
          </w:p>
        </w:tc>
        <w:tc>
          <w:tcPr>
            <w:tcW w:w="10042" w:type="dxa"/>
            <w:shd w:val="clear" w:color="auto" w:fill="auto"/>
            <w:noWrap/>
            <w:vAlign w:val="bottom"/>
            <w:hideMark/>
          </w:tcPr>
          <w:p w14:paraId="79CFFB6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Barbiturate/Sedative prescription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5AD68EBC" w14:textId="77777777" w:rsidTr="00BF7B6B">
        <w:trPr>
          <w:trHeight w:val="260"/>
        </w:trPr>
        <w:tc>
          <w:tcPr>
            <w:tcW w:w="1758" w:type="dxa"/>
            <w:shd w:val="clear" w:color="auto" w:fill="auto"/>
            <w:noWrap/>
            <w:vAlign w:val="bottom"/>
            <w:hideMark/>
          </w:tcPr>
          <w:p w14:paraId="260083E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benzodiazepine</w:t>
            </w:r>
          </w:p>
        </w:tc>
        <w:tc>
          <w:tcPr>
            <w:tcW w:w="10042" w:type="dxa"/>
            <w:shd w:val="clear" w:color="auto" w:fill="auto"/>
            <w:noWrap/>
            <w:vAlign w:val="bottom"/>
            <w:hideMark/>
          </w:tcPr>
          <w:p w14:paraId="7CD036E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Benzodiazepine Prescription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636014E5" w14:textId="77777777" w:rsidTr="00BF7B6B">
        <w:trPr>
          <w:trHeight w:val="260"/>
        </w:trPr>
        <w:tc>
          <w:tcPr>
            <w:tcW w:w="1758" w:type="dxa"/>
            <w:shd w:val="clear" w:color="auto" w:fill="auto"/>
            <w:noWrap/>
            <w:vAlign w:val="bottom"/>
            <w:hideMark/>
          </w:tcPr>
          <w:p w14:paraId="742EAE4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buprenorphine  </w:t>
            </w:r>
          </w:p>
        </w:tc>
        <w:tc>
          <w:tcPr>
            <w:tcW w:w="10042" w:type="dxa"/>
            <w:shd w:val="clear" w:color="auto" w:fill="auto"/>
            <w:noWrap/>
            <w:vAlign w:val="bottom"/>
            <w:hideMark/>
          </w:tcPr>
          <w:p w14:paraId="3DE05D1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Buprenorphine Prescription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1AA174D8" w14:textId="77777777" w:rsidTr="00BF7B6B">
        <w:trPr>
          <w:trHeight w:val="260"/>
        </w:trPr>
        <w:tc>
          <w:tcPr>
            <w:tcW w:w="1758" w:type="dxa"/>
            <w:shd w:val="clear" w:color="auto" w:fill="auto"/>
            <w:noWrap/>
            <w:vAlign w:val="bottom"/>
            <w:hideMark/>
          </w:tcPr>
          <w:p w14:paraId="780E715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fentanyl       </w:t>
            </w:r>
          </w:p>
        </w:tc>
        <w:tc>
          <w:tcPr>
            <w:tcW w:w="10042" w:type="dxa"/>
            <w:shd w:val="clear" w:color="auto" w:fill="auto"/>
            <w:noWrap/>
            <w:vAlign w:val="bottom"/>
            <w:hideMark/>
          </w:tcPr>
          <w:p w14:paraId="5D1F739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Fentanyl Prescription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636109B6" w14:textId="77777777" w:rsidTr="00BF7B6B">
        <w:trPr>
          <w:trHeight w:val="260"/>
        </w:trPr>
        <w:tc>
          <w:tcPr>
            <w:tcW w:w="1758" w:type="dxa"/>
            <w:shd w:val="clear" w:color="auto" w:fill="auto"/>
            <w:noWrap/>
            <w:vAlign w:val="bottom"/>
            <w:hideMark/>
          </w:tcPr>
          <w:p w14:paraId="3F0C3CEA"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good_pot</w:t>
            </w:r>
            <w:proofErr w:type="spellEnd"/>
            <w:r w:rsidRPr="00E621AF">
              <w:rPr>
                <w:rFonts w:ascii="Arial" w:eastAsia="Times New Roman" w:hAnsi="Arial" w:cs="Arial"/>
                <w:color w:val="000000"/>
                <w:sz w:val="20"/>
                <w:szCs w:val="20"/>
              </w:rPr>
              <w:t xml:space="preserve">       </w:t>
            </w:r>
          </w:p>
        </w:tc>
        <w:tc>
          <w:tcPr>
            <w:tcW w:w="10042" w:type="dxa"/>
            <w:shd w:val="clear" w:color="auto" w:fill="auto"/>
            <w:noWrap/>
            <w:vAlign w:val="bottom"/>
            <w:hideMark/>
          </w:tcPr>
          <w:p w14:paraId="5389AA8F" w14:textId="794483B8" w:rsidR="00E621AF" w:rsidRPr="00E621AF" w:rsidRDefault="00E621AF" w:rsidP="00E621AF">
            <w:pPr>
              <w:rPr>
                <w:rFonts w:ascii="Arial" w:eastAsia="Times New Roman" w:hAnsi="Arial" w:cs="Arial"/>
                <w:color w:val="000000"/>
                <w:sz w:val="20"/>
                <w:szCs w:val="20"/>
              </w:rPr>
            </w:pPr>
            <w:del w:id="190" w:author="Mark,Goodhart" w:date="2018-07-05T09:55:00Z">
              <w:r w:rsidRPr="00E621AF" w:rsidDel="0098250D">
                <w:rPr>
                  <w:rFonts w:ascii="Arial" w:eastAsia="Times New Roman" w:hAnsi="Arial" w:cs="Arial"/>
                  <w:color w:val="000000"/>
                  <w:sz w:val="20"/>
                  <w:szCs w:val="20"/>
                </w:rPr>
                <w:delText xml:space="preserve">Fentanyl </w:delText>
              </w:r>
            </w:del>
            <w:ins w:id="191" w:author="Mark,Goodhart" w:date="2018-07-05T09:55:00Z">
              <w:r w:rsidR="0098250D">
                <w:rPr>
                  <w:rFonts w:ascii="Arial" w:eastAsia="Times New Roman" w:hAnsi="Arial" w:cs="Arial"/>
                  <w:color w:val="000000"/>
                  <w:sz w:val="20"/>
                  <w:szCs w:val="20"/>
                </w:rPr>
                <w:t>Good Potentiator</w:t>
              </w:r>
              <w:r w:rsidR="0098250D" w:rsidRPr="00E621AF">
                <w:rPr>
                  <w:rFonts w:ascii="Arial" w:eastAsia="Times New Roman" w:hAnsi="Arial" w:cs="Arial"/>
                  <w:color w:val="000000"/>
                  <w:sz w:val="20"/>
                  <w:szCs w:val="20"/>
                </w:rPr>
                <w:t xml:space="preserve"> </w:t>
              </w:r>
            </w:ins>
            <w:r w:rsidRPr="00E621AF">
              <w:rPr>
                <w:rFonts w:ascii="Arial" w:eastAsia="Times New Roman" w:hAnsi="Arial" w:cs="Arial"/>
                <w:color w:val="000000"/>
                <w:sz w:val="20"/>
                <w:szCs w:val="20"/>
              </w:rPr>
              <w:t xml:space="preserve">Prescription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1CE9EC58" w14:textId="77777777" w:rsidTr="00BF7B6B">
        <w:trPr>
          <w:trHeight w:val="260"/>
        </w:trPr>
        <w:tc>
          <w:tcPr>
            <w:tcW w:w="1758" w:type="dxa"/>
            <w:shd w:val="clear" w:color="auto" w:fill="auto"/>
            <w:noWrap/>
            <w:vAlign w:val="bottom"/>
            <w:hideMark/>
          </w:tcPr>
          <w:p w14:paraId="1CBE7C3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gt7d</w:t>
            </w:r>
          </w:p>
        </w:tc>
        <w:tc>
          <w:tcPr>
            <w:tcW w:w="10042" w:type="dxa"/>
            <w:shd w:val="clear" w:color="auto" w:fill="auto"/>
            <w:noWrap/>
            <w:vAlign w:val="bottom"/>
            <w:hideMark/>
          </w:tcPr>
          <w:p w14:paraId="52AEF49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&gt;7 </w:t>
            </w:r>
            <w:proofErr w:type="spellStart"/>
            <w:r w:rsidRPr="00E621AF">
              <w:rPr>
                <w:rFonts w:ascii="Arial" w:eastAsia="Times New Roman" w:hAnsi="Arial" w:cs="Arial"/>
                <w:color w:val="000000"/>
                <w:sz w:val="20"/>
                <w:szCs w:val="20"/>
              </w:rPr>
              <w:t>Days</w:t>
            </w:r>
            <w:proofErr w:type="spellEnd"/>
            <w:r w:rsidRPr="00E621AF">
              <w:rPr>
                <w:rFonts w:ascii="Arial" w:eastAsia="Times New Roman" w:hAnsi="Arial" w:cs="Arial"/>
                <w:color w:val="000000"/>
                <w:sz w:val="20"/>
                <w:szCs w:val="20"/>
              </w:rPr>
              <w:t xml:space="preserve"> Supply = 1; else = 0</w:t>
            </w:r>
          </w:p>
        </w:tc>
      </w:tr>
      <w:tr w:rsidR="00E621AF" w:rsidRPr="00E621AF" w14:paraId="4B1E5CD1" w14:textId="77777777" w:rsidTr="00BF7B6B">
        <w:trPr>
          <w:trHeight w:val="260"/>
        </w:trPr>
        <w:tc>
          <w:tcPr>
            <w:tcW w:w="1758" w:type="dxa"/>
            <w:shd w:val="clear" w:color="auto" w:fill="auto"/>
            <w:noWrap/>
            <w:vAlign w:val="bottom"/>
            <w:hideMark/>
          </w:tcPr>
          <w:p w14:paraId="551CBB3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le7d</w:t>
            </w:r>
          </w:p>
        </w:tc>
        <w:tc>
          <w:tcPr>
            <w:tcW w:w="10042" w:type="dxa"/>
            <w:shd w:val="clear" w:color="auto" w:fill="auto"/>
            <w:noWrap/>
            <w:vAlign w:val="bottom"/>
            <w:hideMark/>
          </w:tcPr>
          <w:p w14:paraId="4A481A1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&lt;=7 </w:t>
            </w:r>
            <w:proofErr w:type="spellStart"/>
            <w:r w:rsidRPr="00E621AF">
              <w:rPr>
                <w:rFonts w:ascii="Arial" w:eastAsia="Times New Roman" w:hAnsi="Arial" w:cs="Arial"/>
                <w:color w:val="000000"/>
                <w:sz w:val="20"/>
                <w:szCs w:val="20"/>
              </w:rPr>
              <w:t>Days</w:t>
            </w:r>
            <w:proofErr w:type="spellEnd"/>
            <w:r w:rsidRPr="00E621AF">
              <w:rPr>
                <w:rFonts w:ascii="Arial" w:eastAsia="Times New Roman" w:hAnsi="Arial" w:cs="Arial"/>
                <w:color w:val="000000"/>
                <w:sz w:val="20"/>
                <w:szCs w:val="20"/>
              </w:rPr>
              <w:t xml:space="preserve"> Supply = 1; else = 0</w:t>
            </w:r>
          </w:p>
        </w:tc>
      </w:tr>
      <w:tr w:rsidR="00E621AF" w:rsidRPr="00E621AF" w14:paraId="6BA23FD5" w14:textId="77777777" w:rsidTr="00BF7B6B">
        <w:trPr>
          <w:trHeight w:val="260"/>
        </w:trPr>
        <w:tc>
          <w:tcPr>
            <w:tcW w:w="1758" w:type="dxa"/>
            <w:shd w:val="clear" w:color="auto" w:fill="auto"/>
            <w:noWrap/>
            <w:vAlign w:val="bottom"/>
            <w:hideMark/>
          </w:tcPr>
          <w:p w14:paraId="66DBA40D" w14:textId="77777777" w:rsidR="00E621AF" w:rsidRPr="00E621AF" w:rsidRDefault="00E621AF" w:rsidP="00E621AF">
            <w:pPr>
              <w:rPr>
                <w:rFonts w:ascii="Arial" w:eastAsia="Times New Roman" w:hAnsi="Arial" w:cs="Arial"/>
                <w:color w:val="000000"/>
                <w:sz w:val="20"/>
                <w:szCs w:val="20"/>
              </w:rPr>
            </w:pPr>
            <w:bookmarkStart w:id="192" w:name="_Hlk519595516"/>
            <w:proofErr w:type="spellStart"/>
            <w:r w:rsidRPr="00E621AF">
              <w:rPr>
                <w:rFonts w:ascii="Arial" w:eastAsia="Times New Roman" w:hAnsi="Arial" w:cs="Arial"/>
                <w:color w:val="000000"/>
                <w:sz w:val="20"/>
                <w:szCs w:val="20"/>
              </w:rPr>
              <w:t>long_acting</w:t>
            </w:r>
            <w:proofErr w:type="spellEnd"/>
            <w:r w:rsidRPr="00E621AF">
              <w:rPr>
                <w:rFonts w:ascii="Arial" w:eastAsia="Times New Roman" w:hAnsi="Arial" w:cs="Arial"/>
                <w:color w:val="000000"/>
                <w:sz w:val="20"/>
                <w:szCs w:val="20"/>
              </w:rPr>
              <w:t xml:space="preserve">    </w:t>
            </w:r>
          </w:p>
        </w:tc>
        <w:tc>
          <w:tcPr>
            <w:tcW w:w="10042" w:type="dxa"/>
            <w:shd w:val="clear" w:color="auto" w:fill="auto"/>
            <w:noWrap/>
            <w:vAlign w:val="bottom"/>
            <w:hideMark/>
          </w:tcPr>
          <w:p w14:paraId="133176A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Long Acting Opioid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bookmarkEnd w:id="192"/>
      <w:tr w:rsidR="00E621AF" w:rsidRPr="00E621AF" w14:paraId="26D6421E" w14:textId="77777777" w:rsidTr="00BF7B6B">
        <w:trPr>
          <w:trHeight w:val="260"/>
        </w:trPr>
        <w:tc>
          <w:tcPr>
            <w:tcW w:w="1758" w:type="dxa"/>
            <w:shd w:val="clear" w:color="auto" w:fill="auto"/>
            <w:noWrap/>
            <w:vAlign w:val="bottom"/>
            <w:hideMark/>
          </w:tcPr>
          <w:p w14:paraId="4A77B3A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methadone      </w:t>
            </w:r>
          </w:p>
        </w:tc>
        <w:tc>
          <w:tcPr>
            <w:tcW w:w="10042" w:type="dxa"/>
            <w:shd w:val="clear" w:color="auto" w:fill="auto"/>
            <w:noWrap/>
            <w:vAlign w:val="bottom"/>
            <w:hideMark/>
          </w:tcPr>
          <w:p w14:paraId="6D350A3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Methadone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5D66A150" w14:textId="77777777" w:rsidTr="00BF7B6B">
        <w:trPr>
          <w:trHeight w:val="260"/>
        </w:trPr>
        <w:tc>
          <w:tcPr>
            <w:tcW w:w="1758" w:type="dxa"/>
            <w:shd w:val="clear" w:color="auto" w:fill="auto"/>
            <w:noWrap/>
            <w:vAlign w:val="bottom"/>
            <w:hideMark/>
          </w:tcPr>
          <w:p w14:paraId="04B333D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naloxone       </w:t>
            </w:r>
          </w:p>
        </w:tc>
        <w:tc>
          <w:tcPr>
            <w:tcW w:w="10042" w:type="dxa"/>
            <w:shd w:val="clear" w:color="auto" w:fill="auto"/>
            <w:noWrap/>
            <w:vAlign w:val="bottom"/>
            <w:hideMark/>
          </w:tcPr>
          <w:p w14:paraId="69D9A39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Naloxone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1D04AC87" w14:textId="77777777" w:rsidTr="00BF7B6B">
        <w:trPr>
          <w:trHeight w:val="260"/>
        </w:trPr>
        <w:tc>
          <w:tcPr>
            <w:tcW w:w="1758" w:type="dxa"/>
            <w:shd w:val="clear" w:color="auto" w:fill="auto"/>
            <w:noWrap/>
            <w:vAlign w:val="bottom"/>
            <w:hideMark/>
          </w:tcPr>
          <w:p w14:paraId="45476DC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naltrexone     </w:t>
            </w:r>
          </w:p>
        </w:tc>
        <w:tc>
          <w:tcPr>
            <w:tcW w:w="10042" w:type="dxa"/>
            <w:shd w:val="clear" w:color="auto" w:fill="auto"/>
            <w:noWrap/>
            <w:vAlign w:val="bottom"/>
            <w:hideMark/>
          </w:tcPr>
          <w:p w14:paraId="604A49F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Naloxone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21D47096" w14:textId="77777777" w:rsidTr="00BF7B6B">
        <w:trPr>
          <w:trHeight w:val="260"/>
        </w:trPr>
        <w:tc>
          <w:tcPr>
            <w:tcW w:w="1758" w:type="dxa"/>
            <w:shd w:val="clear" w:color="auto" w:fill="auto"/>
            <w:noWrap/>
            <w:vAlign w:val="bottom"/>
            <w:hideMark/>
          </w:tcPr>
          <w:p w14:paraId="575B6D11"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nat_opioid</w:t>
            </w:r>
            <w:proofErr w:type="spellEnd"/>
            <w:r w:rsidRPr="00E621AF">
              <w:rPr>
                <w:rFonts w:ascii="Arial" w:eastAsia="Times New Roman" w:hAnsi="Arial" w:cs="Arial"/>
                <w:color w:val="000000"/>
                <w:sz w:val="20"/>
                <w:szCs w:val="20"/>
              </w:rPr>
              <w:t xml:space="preserve">     </w:t>
            </w:r>
          </w:p>
        </w:tc>
        <w:tc>
          <w:tcPr>
            <w:tcW w:w="10042" w:type="dxa"/>
            <w:shd w:val="clear" w:color="auto" w:fill="auto"/>
            <w:noWrap/>
            <w:vAlign w:val="bottom"/>
            <w:hideMark/>
          </w:tcPr>
          <w:p w14:paraId="6973FD9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Natural Opioid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28322107" w14:textId="77777777" w:rsidTr="00BF7B6B">
        <w:trPr>
          <w:trHeight w:val="260"/>
        </w:trPr>
        <w:tc>
          <w:tcPr>
            <w:tcW w:w="1758" w:type="dxa"/>
            <w:shd w:val="clear" w:color="auto" w:fill="auto"/>
            <w:noWrap/>
            <w:vAlign w:val="bottom"/>
            <w:hideMark/>
          </w:tcPr>
          <w:p w14:paraId="6DEFDF17"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op_lax</w:t>
            </w:r>
            <w:proofErr w:type="spellEnd"/>
            <w:r w:rsidRPr="00E621AF">
              <w:rPr>
                <w:rFonts w:ascii="Arial" w:eastAsia="Times New Roman" w:hAnsi="Arial" w:cs="Arial"/>
                <w:color w:val="000000"/>
                <w:sz w:val="20"/>
                <w:szCs w:val="20"/>
              </w:rPr>
              <w:t xml:space="preserve">          </w:t>
            </w:r>
          </w:p>
        </w:tc>
        <w:tc>
          <w:tcPr>
            <w:tcW w:w="10042" w:type="dxa"/>
            <w:shd w:val="clear" w:color="auto" w:fill="auto"/>
            <w:noWrap/>
            <w:vAlign w:val="bottom"/>
            <w:hideMark/>
          </w:tcPr>
          <w:p w14:paraId="264E62D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Opioid Laxative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6348CF65" w14:textId="77777777" w:rsidTr="00BF7B6B">
        <w:trPr>
          <w:trHeight w:val="260"/>
        </w:trPr>
        <w:tc>
          <w:tcPr>
            <w:tcW w:w="1758" w:type="dxa"/>
            <w:shd w:val="clear" w:color="auto" w:fill="auto"/>
            <w:noWrap/>
            <w:vAlign w:val="bottom"/>
            <w:hideMark/>
          </w:tcPr>
          <w:p w14:paraId="2629E45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opioid</w:t>
            </w:r>
          </w:p>
        </w:tc>
        <w:tc>
          <w:tcPr>
            <w:tcW w:w="10042" w:type="dxa"/>
            <w:shd w:val="clear" w:color="auto" w:fill="auto"/>
            <w:noWrap/>
            <w:vAlign w:val="bottom"/>
            <w:hideMark/>
          </w:tcPr>
          <w:p w14:paraId="302A569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Opioid Prescription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0</w:t>
            </w:r>
          </w:p>
        </w:tc>
      </w:tr>
      <w:tr w:rsidR="00E621AF" w:rsidRPr="00E621AF" w14:paraId="10ECD485" w14:textId="77777777" w:rsidTr="00BF7B6B">
        <w:trPr>
          <w:trHeight w:val="260"/>
        </w:trPr>
        <w:tc>
          <w:tcPr>
            <w:tcW w:w="1758" w:type="dxa"/>
            <w:shd w:val="clear" w:color="auto" w:fill="auto"/>
            <w:noWrap/>
            <w:vAlign w:val="bottom"/>
            <w:hideMark/>
          </w:tcPr>
          <w:p w14:paraId="7B494F26"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semi_opioid</w:t>
            </w:r>
            <w:proofErr w:type="spellEnd"/>
            <w:r w:rsidRPr="00E621AF">
              <w:rPr>
                <w:rFonts w:ascii="Arial" w:eastAsia="Times New Roman" w:hAnsi="Arial" w:cs="Arial"/>
                <w:color w:val="000000"/>
                <w:sz w:val="20"/>
                <w:szCs w:val="20"/>
              </w:rPr>
              <w:t xml:space="preserve">    </w:t>
            </w:r>
          </w:p>
        </w:tc>
        <w:tc>
          <w:tcPr>
            <w:tcW w:w="10042" w:type="dxa"/>
            <w:shd w:val="clear" w:color="auto" w:fill="auto"/>
            <w:noWrap/>
            <w:vAlign w:val="bottom"/>
            <w:hideMark/>
          </w:tcPr>
          <w:p w14:paraId="466E4F8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Semi-Synthetic Opioid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6E07206D" w14:textId="77777777" w:rsidTr="00BF7B6B">
        <w:trPr>
          <w:trHeight w:val="260"/>
        </w:trPr>
        <w:tc>
          <w:tcPr>
            <w:tcW w:w="1758" w:type="dxa"/>
            <w:shd w:val="clear" w:color="auto" w:fill="auto"/>
            <w:noWrap/>
            <w:vAlign w:val="bottom"/>
            <w:hideMark/>
          </w:tcPr>
          <w:p w14:paraId="68A19ED2"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short_acting</w:t>
            </w:r>
            <w:proofErr w:type="spellEnd"/>
            <w:r w:rsidRPr="00E621AF">
              <w:rPr>
                <w:rFonts w:ascii="Arial" w:eastAsia="Times New Roman" w:hAnsi="Arial" w:cs="Arial"/>
                <w:color w:val="000000"/>
                <w:sz w:val="20"/>
                <w:szCs w:val="20"/>
              </w:rPr>
              <w:t xml:space="preserve">   </w:t>
            </w:r>
          </w:p>
        </w:tc>
        <w:tc>
          <w:tcPr>
            <w:tcW w:w="10042" w:type="dxa"/>
            <w:shd w:val="clear" w:color="auto" w:fill="auto"/>
            <w:noWrap/>
            <w:vAlign w:val="bottom"/>
            <w:hideMark/>
          </w:tcPr>
          <w:p w14:paraId="1B56DA7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Short Acting Opioid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5E9A1782" w14:textId="77777777" w:rsidTr="00BF7B6B">
        <w:trPr>
          <w:trHeight w:val="260"/>
        </w:trPr>
        <w:tc>
          <w:tcPr>
            <w:tcW w:w="1758" w:type="dxa"/>
            <w:shd w:val="clear" w:color="auto" w:fill="auto"/>
            <w:noWrap/>
            <w:vAlign w:val="bottom"/>
            <w:hideMark/>
          </w:tcPr>
          <w:p w14:paraId="2273EDB6"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syn_opioid</w:t>
            </w:r>
            <w:proofErr w:type="spellEnd"/>
            <w:r w:rsidRPr="00E621AF">
              <w:rPr>
                <w:rFonts w:ascii="Arial" w:eastAsia="Times New Roman" w:hAnsi="Arial" w:cs="Arial"/>
                <w:color w:val="000000"/>
                <w:sz w:val="20"/>
                <w:szCs w:val="20"/>
              </w:rPr>
              <w:t xml:space="preserve">     </w:t>
            </w:r>
          </w:p>
        </w:tc>
        <w:tc>
          <w:tcPr>
            <w:tcW w:w="10042" w:type="dxa"/>
            <w:shd w:val="clear" w:color="auto" w:fill="auto"/>
            <w:noWrap/>
            <w:vAlign w:val="bottom"/>
            <w:hideMark/>
          </w:tcPr>
          <w:p w14:paraId="5473193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Synthetic Opioid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050BAD44" w14:textId="77777777" w:rsidTr="00BF7B6B">
        <w:trPr>
          <w:trHeight w:val="260"/>
        </w:trPr>
        <w:tc>
          <w:tcPr>
            <w:tcW w:w="1758" w:type="dxa"/>
            <w:shd w:val="clear" w:color="auto" w:fill="auto"/>
            <w:noWrap/>
            <w:vAlign w:val="bottom"/>
            <w:hideMark/>
          </w:tcPr>
          <w:p w14:paraId="5884C498" w14:textId="77777777" w:rsidR="00E621AF" w:rsidRPr="00E621AF" w:rsidRDefault="00E621AF" w:rsidP="00E621AF">
            <w:pPr>
              <w:rPr>
                <w:rFonts w:ascii="Arial" w:eastAsia="Times New Roman" w:hAnsi="Arial" w:cs="Arial"/>
                <w:color w:val="FF0000"/>
                <w:sz w:val="20"/>
                <w:szCs w:val="20"/>
              </w:rPr>
            </w:pPr>
            <w:r w:rsidRPr="00E621AF">
              <w:rPr>
                <w:rFonts w:ascii="Arial" w:eastAsia="Times New Roman" w:hAnsi="Arial" w:cs="Arial"/>
                <w:color w:val="FF0000"/>
                <w:sz w:val="20"/>
                <w:szCs w:val="20"/>
              </w:rPr>
              <w:t>muscle</w:t>
            </w:r>
          </w:p>
        </w:tc>
        <w:tc>
          <w:tcPr>
            <w:tcW w:w="10042" w:type="dxa"/>
            <w:shd w:val="clear" w:color="auto" w:fill="auto"/>
            <w:noWrap/>
            <w:vAlign w:val="bottom"/>
            <w:hideMark/>
          </w:tcPr>
          <w:p w14:paraId="7876EA6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Muscle Relaxant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=1; else = 0</w:t>
            </w:r>
          </w:p>
        </w:tc>
      </w:tr>
      <w:tr w:rsidR="00E621AF" w:rsidRPr="00E621AF" w14:paraId="29C77700" w14:textId="77777777" w:rsidTr="00BF7B6B">
        <w:trPr>
          <w:trHeight w:val="260"/>
        </w:trPr>
        <w:tc>
          <w:tcPr>
            <w:tcW w:w="1758" w:type="dxa"/>
            <w:shd w:val="clear" w:color="auto" w:fill="auto"/>
            <w:noWrap/>
            <w:vAlign w:val="bottom"/>
            <w:hideMark/>
          </w:tcPr>
          <w:p w14:paraId="2C02CB91" w14:textId="77777777" w:rsidR="00E621AF" w:rsidRPr="00E621AF" w:rsidRDefault="00E621AF" w:rsidP="00E621AF">
            <w:pPr>
              <w:rPr>
                <w:rFonts w:ascii="Arial" w:eastAsia="Times New Roman" w:hAnsi="Arial" w:cs="Arial"/>
                <w:color w:val="FF0000"/>
                <w:sz w:val="20"/>
                <w:szCs w:val="20"/>
              </w:rPr>
            </w:pPr>
            <w:proofErr w:type="spellStart"/>
            <w:r w:rsidRPr="00E621AF">
              <w:rPr>
                <w:rFonts w:ascii="Arial" w:eastAsia="Times New Roman" w:hAnsi="Arial" w:cs="Arial"/>
                <w:color w:val="FF0000"/>
                <w:sz w:val="20"/>
                <w:szCs w:val="20"/>
              </w:rPr>
              <w:t>cns_dep</w:t>
            </w:r>
            <w:proofErr w:type="spellEnd"/>
          </w:p>
        </w:tc>
        <w:tc>
          <w:tcPr>
            <w:tcW w:w="10042" w:type="dxa"/>
            <w:shd w:val="clear" w:color="auto" w:fill="auto"/>
            <w:noWrap/>
            <w:vAlign w:val="bottom"/>
            <w:hideMark/>
          </w:tcPr>
          <w:p w14:paraId="0248468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CNS Depressant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p>
        </w:tc>
      </w:tr>
      <w:tr w:rsidR="00E621AF" w:rsidRPr="00E621AF" w14:paraId="323B86ED" w14:textId="77777777" w:rsidTr="00BF7B6B">
        <w:trPr>
          <w:trHeight w:val="260"/>
        </w:trPr>
        <w:tc>
          <w:tcPr>
            <w:tcW w:w="1758" w:type="dxa"/>
            <w:shd w:val="clear" w:color="auto" w:fill="auto"/>
            <w:noWrap/>
            <w:vAlign w:val="bottom"/>
            <w:hideMark/>
          </w:tcPr>
          <w:p w14:paraId="642D046E"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new_user_dt</w:t>
            </w:r>
            <w:proofErr w:type="spellEnd"/>
          </w:p>
        </w:tc>
        <w:tc>
          <w:tcPr>
            <w:tcW w:w="10042" w:type="dxa"/>
            <w:shd w:val="clear" w:color="auto" w:fill="auto"/>
            <w:noWrap/>
            <w:vAlign w:val="bottom"/>
            <w:hideMark/>
          </w:tcPr>
          <w:p w14:paraId="2E0FE11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First opioid Rx date in 2014 (no Rx prior 180d); </w:t>
            </w:r>
            <w:proofErr w:type="spellStart"/>
            <w:r w:rsidRPr="00E621AF">
              <w:rPr>
                <w:rFonts w:ascii="Arial" w:eastAsia="Times New Roman" w:hAnsi="Arial" w:cs="Arial"/>
                <w:color w:val="000000"/>
                <w:sz w:val="20"/>
                <w:szCs w:val="20"/>
              </w:rPr>
              <w:t>excl</w:t>
            </w:r>
            <w:proofErr w:type="spellEnd"/>
            <w:r w:rsidRPr="00E621AF">
              <w:rPr>
                <w:rFonts w:ascii="Arial" w:eastAsia="Times New Roman" w:hAnsi="Arial" w:cs="Arial"/>
                <w:color w:val="000000"/>
                <w:sz w:val="20"/>
                <w:szCs w:val="20"/>
              </w:rPr>
              <w:t xml:space="preserve"> removed (hospice/cancer); else missing</w:t>
            </w:r>
          </w:p>
        </w:tc>
      </w:tr>
      <w:tr w:rsidR="00E621AF" w:rsidRPr="00E621AF" w14:paraId="7AEF2DD1" w14:textId="77777777" w:rsidTr="00BF7B6B">
        <w:trPr>
          <w:trHeight w:val="260"/>
        </w:trPr>
        <w:tc>
          <w:tcPr>
            <w:tcW w:w="1758" w:type="dxa"/>
            <w:shd w:val="clear" w:color="auto" w:fill="auto"/>
            <w:noWrap/>
            <w:vAlign w:val="bottom"/>
            <w:hideMark/>
          </w:tcPr>
          <w:p w14:paraId="30B3FBD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10042" w:type="dxa"/>
            <w:vMerge w:val="restart"/>
            <w:shd w:val="clear" w:color="auto" w:fill="auto"/>
            <w:noWrap/>
            <w:vAlign w:val="center"/>
            <w:hideMark/>
          </w:tcPr>
          <w:p w14:paraId="03D0C3A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client + </w:t>
            </w:r>
            <w:proofErr w:type="spellStart"/>
            <w:r w:rsidRPr="00E621AF">
              <w:rPr>
                <w:rFonts w:ascii="Arial" w:eastAsia="Times New Roman" w:hAnsi="Arial" w:cs="Arial"/>
                <w:color w:val="000000"/>
                <w:sz w:val="20"/>
                <w:szCs w:val="20"/>
              </w:rPr>
              <w:t>enrolid</w:t>
            </w:r>
            <w:proofErr w:type="spellEnd"/>
            <w:r w:rsidRPr="00E621AF">
              <w:rPr>
                <w:rFonts w:ascii="Arial" w:eastAsia="Times New Roman" w:hAnsi="Arial" w:cs="Arial"/>
                <w:color w:val="000000"/>
                <w:sz w:val="20"/>
                <w:szCs w:val="20"/>
              </w:rPr>
              <w:t xml:space="preserve"> = unique ID</w:t>
            </w:r>
          </w:p>
        </w:tc>
      </w:tr>
      <w:tr w:rsidR="00E621AF" w:rsidRPr="00E621AF" w14:paraId="6C0FF12D" w14:textId="77777777" w:rsidTr="00BF7B6B">
        <w:trPr>
          <w:trHeight w:val="260"/>
        </w:trPr>
        <w:tc>
          <w:tcPr>
            <w:tcW w:w="1758" w:type="dxa"/>
            <w:shd w:val="clear" w:color="auto" w:fill="auto"/>
            <w:noWrap/>
            <w:vAlign w:val="bottom"/>
            <w:hideMark/>
          </w:tcPr>
          <w:p w14:paraId="44BD9BB1"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enrolid</w:t>
            </w:r>
            <w:proofErr w:type="spellEnd"/>
          </w:p>
        </w:tc>
        <w:tc>
          <w:tcPr>
            <w:tcW w:w="10042" w:type="dxa"/>
            <w:vMerge/>
            <w:vAlign w:val="center"/>
            <w:hideMark/>
          </w:tcPr>
          <w:p w14:paraId="390ABD60" w14:textId="77777777" w:rsidR="00E621AF" w:rsidRPr="00E621AF" w:rsidRDefault="00E621AF" w:rsidP="00E621AF">
            <w:pPr>
              <w:rPr>
                <w:rFonts w:ascii="Arial" w:eastAsia="Times New Roman" w:hAnsi="Arial" w:cs="Arial"/>
                <w:color w:val="000000"/>
                <w:sz w:val="20"/>
                <w:szCs w:val="20"/>
              </w:rPr>
            </w:pPr>
          </w:p>
        </w:tc>
      </w:tr>
      <w:tr w:rsidR="00E621AF" w:rsidRPr="00E621AF" w14:paraId="40677F12" w14:textId="77777777" w:rsidTr="00BF7B6B">
        <w:trPr>
          <w:trHeight w:val="260"/>
        </w:trPr>
        <w:tc>
          <w:tcPr>
            <w:tcW w:w="1758" w:type="dxa"/>
            <w:shd w:val="clear" w:color="auto" w:fill="auto"/>
            <w:noWrap/>
            <w:vAlign w:val="bottom"/>
            <w:hideMark/>
          </w:tcPr>
          <w:p w14:paraId="3AA43B5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10042" w:type="dxa"/>
            <w:shd w:val="clear" w:color="auto" w:fill="auto"/>
            <w:noWrap/>
            <w:vAlign w:val="center"/>
            <w:hideMark/>
          </w:tcPr>
          <w:p w14:paraId="49864DE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age as of </w:t>
            </w:r>
            <w:proofErr w:type="spellStart"/>
            <w:r w:rsidRPr="00E621AF">
              <w:rPr>
                <w:rFonts w:ascii="Arial" w:eastAsia="Times New Roman" w:hAnsi="Arial" w:cs="Arial"/>
                <w:color w:val="000000"/>
                <w:sz w:val="20"/>
                <w:szCs w:val="20"/>
              </w:rPr>
              <w:t>svcdate</w:t>
            </w:r>
            <w:proofErr w:type="spellEnd"/>
          </w:p>
        </w:tc>
      </w:tr>
      <w:tr w:rsidR="00E621AF" w:rsidRPr="00E621AF" w14:paraId="661FD61E" w14:textId="77777777" w:rsidTr="00BF7B6B">
        <w:trPr>
          <w:trHeight w:val="260"/>
        </w:trPr>
        <w:tc>
          <w:tcPr>
            <w:tcW w:w="1758" w:type="dxa"/>
            <w:shd w:val="clear" w:color="auto" w:fill="auto"/>
            <w:noWrap/>
            <w:vAlign w:val="bottom"/>
            <w:hideMark/>
          </w:tcPr>
          <w:p w14:paraId="5D829B7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10042" w:type="dxa"/>
            <w:shd w:val="clear" w:color="auto" w:fill="auto"/>
            <w:noWrap/>
            <w:vAlign w:val="center"/>
            <w:hideMark/>
          </w:tcPr>
          <w:p w14:paraId="7692504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sex as of </w:t>
            </w:r>
            <w:proofErr w:type="spellStart"/>
            <w:r w:rsidRPr="00E621AF">
              <w:rPr>
                <w:rFonts w:ascii="Arial" w:eastAsia="Times New Roman" w:hAnsi="Arial" w:cs="Arial"/>
                <w:color w:val="000000"/>
                <w:sz w:val="20"/>
                <w:szCs w:val="20"/>
              </w:rPr>
              <w:t>svcdate</w:t>
            </w:r>
            <w:proofErr w:type="spellEnd"/>
          </w:p>
        </w:tc>
      </w:tr>
      <w:tr w:rsidR="00E621AF" w:rsidRPr="00E621AF" w14:paraId="711672BB" w14:textId="77777777" w:rsidTr="00BF7B6B">
        <w:trPr>
          <w:trHeight w:val="260"/>
        </w:trPr>
        <w:tc>
          <w:tcPr>
            <w:tcW w:w="1758" w:type="dxa"/>
            <w:shd w:val="clear" w:color="auto" w:fill="auto"/>
            <w:noWrap/>
            <w:vAlign w:val="bottom"/>
            <w:hideMark/>
          </w:tcPr>
          <w:p w14:paraId="6E661AA2"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svcdate</w:t>
            </w:r>
            <w:proofErr w:type="spellEnd"/>
          </w:p>
        </w:tc>
        <w:tc>
          <w:tcPr>
            <w:tcW w:w="10042" w:type="dxa"/>
            <w:shd w:val="clear" w:color="auto" w:fill="auto"/>
            <w:noWrap/>
            <w:vAlign w:val="bottom"/>
            <w:hideMark/>
          </w:tcPr>
          <w:p w14:paraId="5E189B9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Date Rx filled</w:t>
            </w:r>
          </w:p>
        </w:tc>
      </w:tr>
      <w:tr w:rsidR="00E621AF" w:rsidRPr="00E621AF" w14:paraId="376BC543" w14:textId="77777777" w:rsidTr="00BF7B6B">
        <w:trPr>
          <w:trHeight w:val="260"/>
        </w:trPr>
        <w:tc>
          <w:tcPr>
            <w:tcW w:w="1758" w:type="dxa"/>
            <w:shd w:val="clear" w:color="auto" w:fill="auto"/>
            <w:noWrap/>
            <w:vAlign w:val="bottom"/>
            <w:hideMark/>
          </w:tcPr>
          <w:p w14:paraId="053C5F95"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ord_prov</w:t>
            </w:r>
            <w:proofErr w:type="spellEnd"/>
          </w:p>
        </w:tc>
        <w:tc>
          <w:tcPr>
            <w:tcW w:w="10042" w:type="dxa"/>
            <w:shd w:val="clear" w:color="auto" w:fill="auto"/>
            <w:noWrap/>
            <w:vAlign w:val="bottom"/>
            <w:hideMark/>
          </w:tcPr>
          <w:p w14:paraId="782B7D1D" w14:textId="689FFB58" w:rsidR="00E621AF" w:rsidRPr="00E621AF" w:rsidRDefault="00E621AF" w:rsidP="00E621AF">
            <w:pPr>
              <w:rPr>
                <w:rFonts w:ascii="Arial" w:eastAsia="Times New Roman" w:hAnsi="Arial" w:cs="Arial"/>
                <w:color w:val="000000"/>
                <w:sz w:val="20"/>
                <w:szCs w:val="20"/>
              </w:rPr>
            </w:pPr>
            <w:del w:id="193" w:author="Mark,Goodhart" w:date="2018-07-05T09:56:00Z">
              <w:r w:rsidRPr="00E621AF" w:rsidDel="0098250D">
                <w:rPr>
                  <w:rFonts w:ascii="Arial" w:eastAsia="Times New Roman" w:hAnsi="Arial" w:cs="Arial"/>
                  <w:color w:val="000000"/>
                  <w:sz w:val="20"/>
                  <w:szCs w:val="20"/>
                </w:rPr>
                <w:delText xml:space="preserve">Physician </w:delText>
              </w:r>
            </w:del>
            <w:ins w:id="194" w:author="Mark,Goodhart" w:date="2018-07-05T09:56:00Z">
              <w:r w:rsidR="0098250D" w:rsidRPr="00E621AF">
                <w:rPr>
                  <w:rFonts w:ascii="Arial" w:eastAsia="Times New Roman" w:hAnsi="Arial" w:cs="Arial"/>
                  <w:color w:val="000000"/>
                  <w:sz w:val="20"/>
                  <w:szCs w:val="20"/>
                </w:rPr>
                <w:t>P</w:t>
              </w:r>
              <w:r w:rsidR="0098250D">
                <w:rPr>
                  <w:rFonts w:ascii="Arial" w:eastAsia="Times New Roman" w:hAnsi="Arial" w:cs="Arial"/>
                  <w:color w:val="000000"/>
                  <w:sz w:val="20"/>
                  <w:szCs w:val="20"/>
                </w:rPr>
                <w:t>rovider NPI</w:t>
              </w:r>
              <w:r w:rsidR="0098250D" w:rsidRPr="00E621AF">
                <w:rPr>
                  <w:rFonts w:ascii="Arial" w:eastAsia="Times New Roman" w:hAnsi="Arial" w:cs="Arial"/>
                  <w:color w:val="000000"/>
                  <w:sz w:val="20"/>
                  <w:szCs w:val="20"/>
                </w:rPr>
                <w:t xml:space="preserve"> </w:t>
              </w:r>
            </w:ins>
            <w:r w:rsidRPr="00E621AF">
              <w:rPr>
                <w:rFonts w:ascii="Arial" w:eastAsia="Times New Roman" w:hAnsi="Arial" w:cs="Arial"/>
                <w:color w:val="000000"/>
                <w:sz w:val="20"/>
                <w:szCs w:val="20"/>
              </w:rPr>
              <w:t>who ordered Rx</w:t>
            </w:r>
          </w:p>
        </w:tc>
      </w:tr>
      <w:tr w:rsidR="00E621AF" w:rsidRPr="00E621AF" w14:paraId="1CFA399B" w14:textId="77777777" w:rsidTr="00BF7B6B">
        <w:trPr>
          <w:trHeight w:val="260"/>
        </w:trPr>
        <w:tc>
          <w:tcPr>
            <w:tcW w:w="1758" w:type="dxa"/>
            <w:shd w:val="clear" w:color="auto" w:fill="auto"/>
            <w:noWrap/>
            <w:vAlign w:val="bottom"/>
            <w:hideMark/>
          </w:tcPr>
          <w:p w14:paraId="3C7B5B67"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pharmid</w:t>
            </w:r>
            <w:proofErr w:type="spellEnd"/>
          </w:p>
        </w:tc>
        <w:tc>
          <w:tcPr>
            <w:tcW w:w="10042" w:type="dxa"/>
            <w:shd w:val="clear" w:color="auto" w:fill="auto"/>
            <w:noWrap/>
            <w:vAlign w:val="bottom"/>
            <w:hideMark/>
          </w:tcPr>
          <w:p w14:paraId="636E63DE" w14:textId="4F97D152"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Pharmacy </w:t>
            </w:r>
            <w:ins w:id="195" w:author="Mark,Goodhart" w:date="2018-07-05T09:57:00Z">
              <w:r w:rsidR="0098250D">
                <w:rPr>
                  <w:rFonts w:ascii="Arial" w:eastAsia="Times New Roman" w:hAnsi="Arial" w:cs="Arial"/>
                  <w:color w:val="000000"/>
                  <w:sz w:val="20"/>
                  <w:szCs w:val="20"/>
                </w:rPr>
                <w:t xml:space="preserve">NPI </w:t>
              </w:r>
            </w:ins>
            <w:r w:rsidRPr="00E621AF">
              <w:rPr>
                <w:rFonts w:ascii="Arial" w:eastAsia="Times New Roman" w:hAnsi="Arial" w:cs="Arial"/>
                <w:color w:val="000000"/>
                <w:sz w:val="20"/>
                <w:szCs w:val="20"/>
              </w:rPr>
              <w:t>that filled Rx</w:t>
            </w:r>
          </w:p>
        </w:tc>
      </w:tr>
      <w:tr w:rsidR="00E621AF" w:rsidRPr="00E621AF" w14:paraId="0F8F50C7" w14:textId="77777777" w:rsidTr="00BF7B6B">
        <w:trPr>
          <w:trHeight w:val="260"/>
        </w:trPr>
        <w:tc>
          <w:tcPr>
            <w:tcW w:w="1758" w:type="dxa"/>
            <w:shd w:val="clear" w:color="auto" w:fill="auto"/>
            <w:noWrap/>
            <w:vAlign w:val="bottom"/>
            <w:hideMark/>
          </w:tcPr>
          <w:p w14:paraId="4680AFBF"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daysupp</w:t>
            </w:r>
            <w:proofErr w:type="spellEnd"/>
          </w:p>
        </w:tc>
        <w:tc>
          <w:tcPr>
            <w:tcW w:w="10042" w:type="dxa"/>
            <w:shd w:val="clear" w:color="auto" w:fill="auto"/>
            <w:noWrap/>
            <w:vAlign w:val="bottom"/>
            <w:hideMark/>
          </w:tcPr>
          <w:p w14:paraId="51E3145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 </w:t>
            </w:r>
            <w:proofErr w:type="spellStart"/>
            <w:r w:rsidRPr="00E621AF">
              <w:rPr>
                <w:rFonts w:ascii="Arial" w:eastAsia="Times New Roman" w:hAnsi="Arial" w:cs="Arial"/>
                <w:color w:val="000000"/>
                <w:sz w:val="20"/>
                <w:szCs w:val="20"/>
              </w:rPr>
              <w:t>days</w:t>
            </w:r>
            <w:proofErr w:type="spellEnd"/>
            <w:r w:rsidRPr="00E621AF">
              <w:rPr>
                <w:rFonts w:ascii="Arial" w:eastAsia="Times New Roman" w:hAnsi="Arial" w:cs="Arial"/>
                <w:color w:val="000000"/>
                <w:sz w:val="20"/>
                <w:szCs w:val="20"/>
              </w:rPr>
              <w:t xml:space="preserve"> supply of Rx</w:t>
            </w:r>
          </w:p>
        </w:tc>
      </w:tr>
      <w:tr w:rsidR="00E621AF" w:rsidRPr="00E621AF" w14:paraId="34B77BE7" w14:textId="77777777" w:rsidTr="00BF7B6B">
        <w:trPr>
          <w:trHeight w:val="260"/>
        </w:trPr>
        <w:tc>
          <w:tcPr>
            <w:tcW w:w="1758" w:type="dxa"/>
            <w:shd w:val="clear" w:color="auto" w:fill="auto"/>
            <w:noWrap/>
            <w:vAlign w:val="bottom"/>
            <w:hideMark/>
          </w:tcPr>
          <w:p w14:paraId="081AA49C"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stdrace</w:t>
            </w:r>
            <w:proofErr w:type="spellEnd"/>
          </w:p>
        </w:tc>
        <w:tc>
          <w:tcPr>
            <w:tcW w:w="10042" w:type="dxa"/>
            <w:shd w:val="clear" w:color="auto" w:fill="auto"/>
            <w:noWrap/>
            <w:vAlign w:val="center"/>
            <w:hideMark/>
          </w:tcPr>
          <w:p w14:paraId="01299EA3" w14:textId="3E651E14" w:rsidR="00E621AF" w:rsidRPr="00E621AF" w:rsidRDefault="00BF7B6B" w:rsidP="00E621AF">
            <w:pPr>
              <w:rPr>
                <w:rFonts w:ascii="Arial" w:eastAsia="Times New Roman" w:hAnsi="Arial" w:cs="Arial"/>
                <w:color w:val="000000"/>
                <w:sz w:val="20"/>
                <w:szCs w:val="20"/>
              </w:rPr>
            </w:pPr>
            <w:r w:rsidRPr="00BF7B6B">
              <w:rPr>
                <w:rFonts w:ascii="Arial" w:eastAsia="Times New Roman" w:hAnsi="Arial" w:cs="Arial"/>
                <w:color w:val="000000"/>
                <w:sz w:val="20"/>
                <w:szCs w:val="20"/>
              </w:rPr>
              <w:t xml:space="preserve">race </w:t>
            </w:r>
            <w:ins w:id="196" w:author="Mark,Goodhart" w:date="2018-07-05T09:58:00Z">
              <w:r w:rsidR="0098250D">
                <w:rPr>
                  <w:rFonts w:ascii="Arial" w:eastAsia="Times New Roman" w:hAnsi="Arial" w:cs="Arial"/>
                  <w:color w:val="000000"/>
                  <w:sz w:val="20"/>
                  <w:szCs w:val="20"/>
                </w:rPr>
                <w:t xml:space="preserve">of recipient </w:t>
              </w:r>
            </w:ins>
            <w:r w:rsidRPr="00BF7B6B">
              <w:rPr>
                <w:rFonts w:ascii="Arial" w:eastAsia="Times New Roman" w:hAnsi="Arial" w:cs="Arial"/>
                <w:color w:val="000000"/>
                <w:sz w:val="20"/>
                <w:szCs w:val="20"/>
              </w:rPr>
              <w:t>as of 1.1.16</w:t>
            </w:r>
          </w:p>
        </w:tc>
      </w:tr>
      <w:tr w:rsidR="00E621AF" w:rsidRPr="00E621AF" w14:paraId="35AC441F" w14:textId="77777777" w:rsidTr="00BF7B6B">
        <w:trPr>
          <w:trHeight w:val="260"/>
        </w:trPr>
        <w:tc>
          <w:tcPr>
            <w:tcW w:w="1758" w:type="dxa"/>
            <w:shd w:val="clear" w:color="auto" w:fill="auto"/>
            <w:noWrap/>
            <w:vAlign w:val="bottom"/>
            <w:hideMark/>
          </w:tcPr>
          <w:p w14:paraId="7E19189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lastRenderedPageBreak/>
              <w:t>rural</w:t>
            </w:r>
          </w:p>
        </w:tc>
        <w:tc>
          <w:tcPr>
            <w:tcW w:w="10042" w:type="dxa"/>
            <w:shd w:val="clear" w:color="auto" w:fill="auto"/>
            <w:noWrap/>
            <w:vAlign w:val="center"/>
            <w:hideMark/>
          </w:tcPr>
          <w:p w14:paraId="23D17618" w14:textId="62D83F1B"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rural </w:t>
            </w:r>
            <w:ins w:id="197" w:author="Mark,Goodhart" w:date="2018-07-05T09:58:00Z">
              <w:r w:rsidR="0098250D">
                <w:rPr>
                  <w:rFonts w:ascii="Arial" w:eastAsia="Times New Roman" w:hAnsi="Arial" w:cs="Arial"/>
                  <w:color w:val="000000"/>
                  <w:sz w:val="20"/>
                  <w:szCs w:val="20"/>
                </w:rPr>
                <w:t xml:space="preserve">status of recipient </w:t>
              </w:r>
            </w:ins>
            <w:r w:rsidR="00BF7B6B">
              <w:rPr>
                <w:rFonts w:ascii="Arial" w:eastAsia="Times New Roman" w:hAnsi="Arial" w:cs="Arial"/>
                <w:color w:val="000000"/>
                <w:sz w:val="20"/>
                <w:szCs w:val="20"/>
              </w:rPr>
              <w:t>as of 1.1.16</w:t>
            </w:r>
          </w:p>
        </w:tc>
      </w:tr>
      <w:tr w:rsidR="00E621AF" w:rsidRPr="00E621AF" w14:paraId="77DB84BB" w14:textId="77777777" w:rsidTr="00BF7B6B">
        <w:trPr>
          <w:trHeight w:val="260"/>
        </w:trPr>
        <w:tc>
          <w:tcPr>
            <w:tcW w:w="1758" w:type="dxa"/>
            <w:shd w:val="clear" w:color="auto" w:fill="auto"/>
            <w:noWrap/>
            <w:vAlign w:val="bottom"/>
            <w:hideMark/>
          </w:tcPr>
          <w:p w14:paraId="2CBE2517" w14:textId="77777777" w:rsidR="00E621AF" w:rsidRPr="00BE1DE5" w:rsidRDefault="00E621AF" w:rsidP="00E621AF">
            <w:pPr>
              <w:rPr>
                <w:rFonts w:ascii="Arial" w:eastAsia="Times New Roman" w:hAnsi="Arial" w:cs="Arial"/>
                <w:color w:val="000000"/>
                <w:sz w:val="20"/>
                <w:szCs w:val="20"/>
                <w:highlight w:val="darkGray"/>
                <w:rPrChange w:id="198"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99" w:author="Mark,Goodhart" w:date="2018-07-05T09:46:00Z">
                  <w:rPr>
                    <w:rFonts w:ascii="Arial" w:eastAsia="Times New Roman" w:hAnsi="Arial" w:cs="Arial"/>
                    <w:color w:val="000000"/>
                    <w:sz w:val="20"/>
                    <w:szCs w:val="20"/>
                  </w:rPr>
                </w:rPrChange>
              </w:rPr>
              <w:t>enrmon13</w:t>
            </w:r>
          </w:p>
        </w:tc>
        <w:tc>
          <w:tcPr>
            <w:tcW w:w="10042" w:type="dxa"/>
            <w:shd w:val="clear" w:color="auto" w:fill="auto"/>
            <w:noWrap/>
            <w:vAlign w:val="bottom"/>
            <w:hideMark/>
          </w:tcPr>
          <w:p w14:paraId="15A1B64E" w14:textId="77777777" w:rsidR="00E621AF" w:rsidRPr="00BE1DE5" w:rsidRDefault="00E621AF" w:rsidP="00E621AF">
            <w:pPr>
              <w:rPr>
                <w:rFonts w:ascii="Arial" w:eastAsia="Times New Roman" w:hAnsi="Arial" w:cs="Arial"/>
                <w:color w:val="000000"/>
                <w:sz w:val="20"/>
                <w:szCs w:val="20"/>
                <w:highlight w:val="darkGray"/>
                <w:rPrChange w:id="200"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01" w:author="Mark,Goodhart" w:date="2018-07-05T09:46:00Z">
                  <w:rPr>
                    <w:rFonts w:ascii="Arial" w:eastAsia="Times New Roman" w:hAnsi="Arial" w:cs="Arial"/>
                    <w:color w:val="000000"/>
                    <w:sz w:val="20"/>
                    <w:szCs w:val="20"/>
                  </w:rPr>
                </w:rPrChange>
              </w:rPr>
              <w:t># of months of enrollment in 2013; 11 or 12</w:t>
            </w:r>
          </w:p>
        </w:tc>
      </w:tr>
      <w:tr w:rsidR="00E621AF" w:rsidRPr="00E621AF" w14:paraId="69F45C70" w14:textId="77777777" w:rsidTr="00BF7B6B">
        <w:trPr>
          <w:trHeight w:val="260"/>
        </w:trPr>
        <w:tc>
          <w:tcPr>
            <w:tcW w:w="1758" w:type="dxa"/>
            <w:shd w:val="clear" w:color="auto" w:fill="auto"/>
            <w:noWrap/>
            <w:vAlign w:val="bottom"/>
            <w:hideMark/>
          </w:tcPr>
          <w:p w14:paraId="3B7FF531" w14:textId="77777777" w:rsidR="00E621AF" w:rsidRPr="00BE1DE5" w:rsidRDefault="00E621AF" w:rsidP="00E621AF">
            <w:pPr>
              <w:rPr>
                <w:rFonts w:ascii="Arial" w:eastAsia="Times New Roman" w:hAnsi="Arial" w:cs="Arial"/>
                <w:color w:val="000000"/>
                <w:sz w:val="20"/>
                <w:szCs w:val="20"/>
                <w:highlight w:val="darkGray"/>
                <w:rPrChange w:id="202"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03" w:author="Mark,Goodhart" w:date="2018-07-05T09:46:00Z">
                  <w:rPr>
                    <w:rFonts w:ascii="Arial" w:eastAsia="Times New Roman" w:hAnsi="Arial" w:cs="Arial"/>
                    <w:color w:val="000000"/>
                    <w:sz w:val="20"/>
                    <w:szCs w:val="20"/>
                  </w:rPr>
                </w:rPrChange>
              </w:rPr>
              <w:t>enrmon14</w:t>
            </w:r>
          </w:p>
        </w:tc>
        <w:tc>
          <w:tcPr>
            <w:tcW w:w="10042" w:type="dxa"/>
            <w:shd w:val="clear" w:color="auto" w:fill="auto"/>
            <w:noWrap/>
            <w:vAlign w:val="bottom"/>
            <w:hideMark/>
          </w:tcPr>
          <w:p w14:paraId="36EE2AFF" w14:textId="77777777" w:rsidR="00E621AF" w:rsidRPr="00BE1DE5" w:rsidRDefault="00E621AF" w:rsidP="00E621AF">
            <w:pPr>
              <w:rPr>
                <w:rFonts w:ascii="Arial" w:eastAsia="Times New Roman" w:hAnsi="Arial" w:cs="Arial"/>
                <w:color w:val="000000"/>
                <w:sz w:val="20"/>
                <w:szCs w:val="20"/>
                <w:highlight w:val="darkGray"/>
                <w:rPrChange w:id="204"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05" w:author="Mark,Goodhart" w:date="2018-07-05T09:46:00Z">
                  <w:rPr>
                    <w:rFonts w:ascii="Arial" w:eastAsia="Times New Roman" w:hAnsi="Arial" w:cs="Arial"/>
                    <w:color w:val="000000"/>
                    <w:sz w:val="20"/>
                    <w:szCs w:val="20"/>
                  </w:rPr>
                </w:rPrChange>
              </w:rPr>
              <w:t># of months of enrollment in 2014; 11 or 12</w:t>
            </w:r>
          </w:p>
        </w:tc>
      </w:tr>
      <w:tr w:rsidR="00E621AF" w:rsidRPr="00E621AF" w14:paraId="3195D2F4" w14:textId="77777777" w:rsidTr="00BF7B6B">
        <w:trPr>
          <w:trHeight w:val="260"/>
        </w:trPr>
        <w:tc>
          <w:tcPr>
            <w:tcW w:w="1758" w:type="dxa"/>
            <w:shd w:val="clear" w:color="auto" w:fill="auto"/>
            <w:noWrap/>
            <w:vAlign w:val="bottom"/>
            <w:hideMark/>
          </w:tcPr>
          <w:p w14:paraId="5E8B32CA" w14:textId="77777777" w:rsidR="00E621AF" w:rsidRPr="00BE1DE5" w:rsidRDefault="00E621AF" w:rsidP="00E621AF">
            <w:pPr>
              <w:rPr>
                <w:rFonts w:ascii="Arial" w:eastAsia="Times New Roman" w:hAnsi="Arial" w:cs="Arial"/>
                <w:color w:val="000000"/>
                <w:sz w:val="20"/>
                <w:szCs w:val="20"/>
                <w:highlight w:val="darkGray"/>
                <w:rPrChange w:id="206"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07" w:author="Mark,Goodhart" w:date="2018-07-05T09:46:00Z">
                  <w:rPr>
                    <w:rFonts w:ascii="Arial" w:eastAsia="Times New Roman" w:hAnsi="Arial" w:cs="Arial"/>
                    <w:color w:val="000000"/>
                    <w:sz w:val="20"/>
                    <w:szCs w:val="20"/>
                  </w:rPr>
                </w:rPrChange>
              </w:rPr>
              <w:t>enrmon15</w:t>
            </w:r>
          </w:p>
        </w:tc>
        <w:tc>
          <w:tcPr>
            <w:tcW w:w="10042" w:type="dxa"/>
            <w:shd w:val="clear" w:color="auto" w:fill="auto"/>
            <w:noWrap/>
            <w:vAlign w:val="bottom"/>
            <w:hideMark/>
          </w:tcPr>
          <w:p w14:paraId="1D286420" w14:textId="77777777" w:rsidR="00E621AF" w:rsidRPr="00BE1DE5" w:rsidRDefault="00E621AF" w:rsidP="00E621AF">
            <w:pPr>
              <w:rPr>
                <w:rFonts w:ascii="Arial" w:eastAsia="Times New Roman" w:hAnsi="Arial" w:cs="Arial"/>
                <w:color w:val="000000"/>
                <w:sz w:val="20"/>
                <w:szCs w:val="20"/>
                <w:highlight w:val="darkGray"/>
                <w:rPrChange w:id="208"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09" w:author="Mark,Goodhart" w:date="2018-07-05T09:46:00Z">
                  <w:rPr>
                    <w:rFonts w:ascii="Arial" w:eastAsia="Times New Roman" w:hAnsi="Arial" w:cs="Arial"/>
                    <w:color w:val="000000"/>
                    <w:sz w:val="20"/>
                    <w:szCs w:val="20"/>
                  </w:rPr>
                </w:rPrChange>
              </w:rPr>
              <w:t># of months of enrollment in 2015; 11 or 12</w:t>
            </w:r>
          </w:p>
        </w:tc>
      </w:tr>
      <w:tr w:rsidR="00E621AF" w:rsidRPr="00E621AF" w14:paraId="0ADC0AB5" w14:textId="77777777" w:rsidTr="00BF7B6B">
        <w:trPr>
          <w:trHeight w:val="260"/>
        </w:trPr>
        <w:tc>
          <w:tcPr>
            <w:tcW w:w="1758" w:type="dxa"/>
            <w:shd w:val="clear" w:color="auto" w:fill="auto"/>
            <w:noWrap/>
            <w:vAlign w:val="bottom"/>
            <w:hideMark/>
          </w:tcPr>
          <w:p w14:paraId="5BCA9E60" w14:textId="77777777" w:rsidR="00E621AF" w:rsidRPr="00BE1DE5" w:rsidRDefault="00E621AF" w:rsidP="00E621AF">
            <w:pPr>
              <w:rPr>
                <w:rFonts w:ascii="Arial" w:eastAsia="Times New Roman" w:hAnsi="Arial" w:cs="Arial"/>
                <w:color w:val="000000"/>
                <w:sz w:val="20"/>
                <w:szCs w:val="20"/>
                <w:highlight w:val="darkGray"/>
                <w:rPrChange w:id="210"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11" w:author="Mark,Goodhart" w:date="2018-07-05T09:46:00Z">
                  <w:rPr>
                    <w:rFonts w:ascii="Arial" w:eastAsia="Times New Roman" w:hAnsi="Arial" w:cs="Arial"/>
                    <w:color w:val="000000"/>
                    <w:sz w:val="20"/>
                    <w:szCs w:val="20"/>
                  </w:rPr>
                </w:rPrChange>
              </w:rPr>
              <w:t>enrmon16</w:t>
            </w:r>
          </w:p>
        </w:tc>
        <w:tc>
          <w:tcPr>
            <w:tcW w:w="10042" w:type="dxa"/>
            <w:shd w:val="clear" w:color="auto" w:fill="auto"/>
            <w:noWrap/>
            <w:vAlign w:val="bottom"/>
            <w:hideMark/>
          </w:tcPr>
          <w:p w14:paraId="072AAA83" w14:textId="77777777" w:rsidR="00E621AF" w:rsidRPr="00BE1DE5" w:rsidRDefault="00E621AF" w:rsidP="00E621AF">
            <w:pPr>
              <w:rPr>
                <w:rFonts w:ascii="Arial" w:eastAsia="Times New Roman" w:hAnsi="Arial" w:cs="Arial"/>
                <w:color w:val="000000"/>
                <w:sz w:val="20"/>
                <w:szCs w:val="20"/>
                <w:highlight w:val="darkGray"/>
                <w:rPrChange w:id="212"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13" w:author="Mark,Goodhart" w:date="2018-07-05T09:46:00Z">
                  <w:rPr>
                    <w:rFonts w:ascii="Arial" w:eastAsia="Times New Roman" w:hAnsi="Arial" w:cs="Arial"/>
                    <w:color w:val="000000"/>
                    <w:sz w:val="20"/>
                    <w:szCs w:val="20"/>
                  </w:rPr>
                </w:rPrChange>
              </w:rPr>
              <w:t># of months of enrollment in 2016; 11 or 12</w:t>
            </w:r>
          </w:p>
        </w:tc>
      </w:tr>
    </w:tbl>
    <w:p w14:paraId="36936E30" w14:textId="77777777" w:rsidR="00E621AF" w:rsidRDefault="00E621AF" w:rsidP="007839DF"/>
    <w:p w14:paraId="50F6F643" w14:textId="77777777" w:rsidR="00E621AF" w:rsidRDefault="00E621AF" w:rsidP="007839DF"/>
    <w:tbl>
      <w:tblPr>
        <w:tblW w:w="10832" w:type="dxa"/>
        <w:tblInd w:w="-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9103"/>
        <w:tblGridChange w:id="214">
          <w:tblGrid>
            <w:gridCol w:w="1496"/>
            <w:gridCol w:w="233"/>
            <w:gridCol w:w="1496"/>
            <w:gridCol w:w="7607"/>
            <w:gridCol w:w="1496"/>
          </w:tblGrid>
        </w:tblGridChange>
      </w:tblGrid>
      <w:tr w:rsidR="00E621AF" w:rsidRPr="00E621AF" w14:paraId="48402AB1" w14:textId="77777777" w:rsidTr="00BF7B6B">
        <w:trPr>
          <w:trHeight w:val="260"/>
        </w:trPr>
        <w:tc>
          <w:tcPr>
            <w:tcW w:w="10832" w:type="dxa"/>
            <w:gridSpan w:val="2"/>
            <w:shd w:val="clear" w:color="000000" w:fill="00B0F0"/>
            <w:noWrap/>
            <w:vAlign w:val="bottom"/>
            <w:hideMark/>
          </w:tcPr>
          <w:p w14:paraId="2D52457A" w14:textId="77777777" w:rsidR="00E621AF" w:rsidRPr="00E621AF" w:rsidRDefault="00E621AF" w:rsidP="00E621AF">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t>Pharmacy Recodes: 1 record per Member</w:t>
            </w:r>
          </w:p>
        </w:tc>
      </w:tr>
      <w:tr w:rsidR="00E621AF" w:rsidRPr="00E621AF" w14:paraId="41843F6C" w14:textId="77777777" w:rsidTr="00BF7B6B">
        <w:trPr>
          <w:trHeight w:val="260"/>
        </w:trPr>
        <w:tc>
          <w:tcPr>
            <w:tcW w:w="10832" w:type="dxa"/>
            <w:gridSpan w:val="2"/>
            <w:shd w:val="clear" w:color="auto" w:fill="auto"/>
            <w:noWrap/>
            <w:vAlign w:val="bottom"/>
            <w:hideMark/>
          </w:tcPr>
          <w:p w14:paraId="60B2AC2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Datasets: (rx13_1 only for checking clean period), rx14_1, rx15_1, rx16_1</w:t>
            </w:r>
          </w:p>
        </w:tc>
      </w:tr>
      <w:tr w:rsidR="00E621AF" w:rsidRPr="00E621AF" w14:paraId="2017E589" w14:textId="77777777" w:rsidTr="00BF7B6B">
        <w:trPr>
          <w:trHeight w:val="260"/>
        </w:trPr>
        <w:tc>
          <w:tcPr>
            <w:tcW w:w="1729" w:type="dxa"/>
            <w:shd w:val="clear" w:color="000000" w:fill="D9D9D9"/>
            <w:noWrap/>
            <w:vAlign w:val="bottom"/>
            <w:hideMark/>
          </w:tcPr>
          <w:p w14:paraId="0981DC7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9103" w:type="dxa"/>
            <w:shd w:val="clear" w:color="000000" w:fill="D9D9D9"/>
            <w:noWrap/>
            <w:vAlign w:val="bottom"/>
            <w:hideMark/>
          </w:tcPr>
          <w:p w14:paraId="55F4817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08D51A0F" w14:textId="77777777" w:rsidTr="00BF7B6B">
        <w:trPr>
          <w:trHeight w:val="260"/>
        </w:trPr>
        <w:tc>
          <w:tcPr>
            <w:tcW w:w="1729" w:type="dxa"/>
            <w:shd w:val="clear" w:color="auto" w:fill="auto"/>
            <w:noWrap/>
            <w:vAlign w:val="bottom"/>
            <w:hideMark/>
          </w:tcPr>
          <w:p w14:paraId="4FCD85CC" w14:textId="77777777" w:rsidR="00E621AF" w:rsidRPr="00E621AF" w:rsidRDefault="00E621AF" w:rsidP="00E621AF">
            <w:pPr>
              <w:rPr>
                <w:rFonts w:ascii="Arial" w:eastAsia="Times New Roman" w:hAnsi="Arial" w:cs="Arial"/>
                <w:color w:val="000000"/>
                <w:sz w:val="20"/>
                <w:szCs w:val="20"/>
              </w:rPr>
            </w:pPr>
            <w:bookmarkStart w:id="215" w:name="_Hlk519595559"/>
            <w:r w:rsidRPr="00E621AF">
              <w:rPr>
                <w:rFonts w:ascii="Arial" w:eastAsia="Times New Roman" w:hAnsi="Arial" w:cs="Arial"/>
                <w:color w:val="000000"/>
                <w:sz w:val="20"/>
                <w:szCs w:val="20"/>
              </w:rPr>
              <w:t>antidepressant1</w:t>
            </w:r>
          </w:p>
        </w:tc>
        <w:tc>
          <w:tcPr>
            <w:tcW w:w="9103" w:type="dxa"/>
            <w:shd w:val="clear" w:color="auto" w:fill="auto"/>
            <w:noWrap/>
            <w:vAlign w:val="bottom"/>
            <w:hideMark/>
          </w:tcPr>
          <w:p w14:paraId="1A92B27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antidepressant Rx during year</w:t>
            </w:r>
          </w:p>
        </w:tc>
      </w:tr>
      <w:bookmarkEnd w:id="215"/>
      <w:tr w:rsidR="00E621AF" w:rsidRPr="00E621AF" w14:paraId="1C108E6D" w14:textId="77777777" w:rsidTr="00E93239">
        <w:tblPrEx>
          <w:tblW w:w="10832" w:type="dxa"/>
          <w:tblInd w:w="-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16" w:author="Mark,Goodhart" w:date="2018-07-17T12:57:00Z">
            <w:tblPrEx>
              <w:tblW w:w="10832" w:type="dxa"/>
              <w:tblInd w:w="-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60"/>
          <w:trPrChange w:id="217" w:author="Mark,Goodhart" w:date="2018-07-17T12:57:00Z">
            <w:trPr>
              <w:gridBefore w:val="1"/>
              <w:trHeight w:val="260"/>
            </w:trPr>
          </w:trPrChange>
        </w:trPr>
        <w:tc>
          <w:tcPr>
            <w:tcW w:w="1729" w:type="dxa"/>
            <w:shd w:val="clear" w:color="auto" w:fill="auto"/>
            <w:noWrap/>
            <w:vAlign w:val="bottom"/>
            <w:hideMark/>
            <w:tcPrChange w:id="218" w:author="Mark,Goodhart" w:date="2018-07-17T12:57:00Z">
              <w:tcPr>
                <w:tcW w:w="1729" w:type="dxa"/>
                <w:gridSpan w:val="2"/>
                <w:shd w:val="clear" w:color="auto" w:fill="auto"/>
                <w:noWrap/>
                <w:vAlign w:val="bottom"/>
                <w:hideMark/>
              </w:tcPr>
            </w:tcPrChange>
          </w:tcPr>
          <w:p w14:paraId="725565F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antipsychotic1</w:t>
            </w:r>
          </w:p>
        </w:tc>
        <w:tc>
          <w:tcPr>
            <w:tcW w:w="9103" w:type="dxa"/>
            <w:shd w:val="clear" w:color="auto" w:fill="auto"/>
            <w:noWrap/>
            <w:vAlign w:val="bottom"/>
            <w:tcPrChange w:id="219" w:author="Mark,Goodhart" w:date="2018-07-17T12:57:00Z">
              <w:tcPr>
                <w:tcW w:w="9103" w:type="dxa"/>
                <w:gridSpan w:val="2"/>
                <w:shd w:val="clear" w:color="auto" w:fill="auto"/>
                <w:noWrap/>
                <w:vAlign w:val="bottom"/>
              </w:tcPr>
            </w:tcPrChange>
          </w:tcPr>
          <w:p w14:paraId="5135E7F5" w14:textId="7FD47E50" w:rsidR="00E621AF" w:rsidRPr="00E621AF" w:rsidRDefault="00E621AF" w:rsidP="00E621AF">
            <w:pPr>
              <w:rPr>
                <w:rFonts w:ascii="Arial" w:eastAsia="Times New Roman" w:hAnsi="Arial" w:cs="Arial"/>
                <w:color w:val="000000"/>
                <w:sz w:val="20"/>
                <w:szCs w:val="20"/>
              </w:rPr>
            </w:pPr>
            <w:del w:id="220" w:author="Mark,Goodhart" w:date="2018-07-17T12:57:00Z">
              <w:r w:rsidRPr="00E621AF" w:rsidDel="00E93239">
                <w:rPr>
                  <w:rFonts w:ascii="Arial" w:eastAsia="Times New Roman" w:hAnsi="Arial" w:cs="Arial"/>
                  <w:color w:val="000000"/>
                  <w:sz w:val="20"/>
                  <w:szCs w:val="20"/>
                </w:rPr>
                <w:delText>At least 1 antidepressant Rx during year</w:delText>
              </w:r>
            </w:del>
          </w:p>
        </w:tc>
      </w:tr>
      <w:tr w:rsidR="00E621AF" w:rsidRPr="00E621AF" w14:paraId="2836191B" w14:textId="77777777" w:rsidTr="00BF7B6B">
        <w:trPr>
          <w:trHeight w:val="260"/>
        </w:trPr>
        <w:tc>
          <w:tcPr>
            <w:tcW w:w="1729" w:type="dxa"/>
            <w:shd w:val="clear" w:color="auto" w:fill="auto"/>
            <w:noWrap/>
            <w:vAlign w:val="bottom"/>
            <w:hideMark/>
          </w:tcPr>
          <w:p w14:paraId="4234BF1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bad_pot1 </w:t>
            </w:r>
          </w:p>
        </w:tc>
        <w:tc>
          <w:tcPr>
            <w:tcW w:w="9103" w:type="dxa"/>
            <w:shd w:val="clear" w:color="auto" w:fill="auto"/>
            <w:noWrap/>
            <w:vAlign w:val="bottom"/>
            <w:hideMark/>
          </w:tcPr>
          <w:p w14:paraId="7C92D659" w14:textId="77777777" w:rsidR="00E621AF" w:rsidRPr="00E621AF" w:rsidRDefault="00E621AF" w:rsidP="00E621AF">
            <w:pPr>
              <w:rPr>
                <w:rFonts w:ascii="Arial" w:eastAsia="Times New Roman" w:hAnsi="Arial" w:cs="Arial"/>
                <w:color w:val="000000"/>
                <w:sz w:val="20"/>
                <w:szCs w:val="20"/>
              </w:rPr>
            </w:pPr>
            <w:bookmarkStart w:id="221" w:name="_Hlk519595623"/>
            <w:r w:rsidRPr="00E621AF">
              <w:rPr>
                <w:rFonts w:ascii="Arial" w:eastAsia="Times New Roman" w:hAnsi="Arial" w:cs="Arial"/>
                <w:color w:val="000000"/>
                <w:sz w:val="20"/>
                <w:szCs w:val="20"/>
              </w:rPr>
              <w:t>At least 1 bad potentiator Rx during year</w:t>
            </w:r>
            <w:bookmarkEnd w:id="221"/>
          </w:p>
        </w:tc>
      </w:tr>
      <w:tr w:rsidR="00E621AF" w:rsidRPr="00E621AF" w14:paraId="0160C6A6" w14:textId="77777777" w:rsidTr="00BF7B6B">
        <w:trPr>
          <w:trHeight w:val="260"/>
        </w:trPr>
        <w:tc>
          <w:tcPr>
            <w:tcW w:w="1729" w:type="dxa"/>
            <w:shd w:val="clear" w:color="auto" w:fill="auto"/>
            <w:noWrap/>
            <w:vAlign w:val="bottom"/>
            <w:hideMark/>
          </w:tcPr>
          <w:p w14:paraId="3E6DF58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barbiturate1 </w:t>
            </w:r>
          </w:p>
        </w:tc>
        <w:tc>
          <w:tcPr>
            <w:tcW w:w="9103" w:type="dxa"/>
            <w:shd w:val="clear" w:color="auto" w:fill="auto"/>
            <w:noWrap/>
            <w:vAlign w:val="bottom"/>
            <w:hideMark/>
          </w:tcPr>
          <w:p w14:paraId="1B720CC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barbiturate/sedative Rx during year</w:t>
            </w:r>
          </w:p>
        </w:tc>
      </w:tr>
      <w:tr w:rsidR="00E621AF" w:rsidRPr="00E621AF" w14:paraId="34E92EA9" w14:textId="77777777" w:rsidTr="00BF7B6B">
        <w:trPr>
          <w:trHeight w:val="260"/>
        </w:trPr>
        <w:tc>
          <w:tcPr>
            <w:tcW w:w="1729" w:type="dxa"/>
            <w:shd w:val="clear" w:color="auto" w:fill="auto"/>
            <w:noWrap/>
            <w:vAlign w:val="bottom"/>
            <w:hideMark/>
          </w:tcPr>
          <w:p w14:paraId="78B1830D" w14:textId="77777777" w:rsidR="00E621AF" w:rsidRPr="00E621AF" w:rsidRDefault="00E621AF" w:rsidP="00E621AF">
            <w:pPr>
              <w:rPr>
                <w:rFonts w:ascii="Arial" w:eastAsia="Times New Roman" w:hAnsi="Arial" w:cs="Arial"/>
                <w:color w:val="000000"/>
                <w:sz w:val="20"/>
                <w:szCs w:val="20"/>
              </w:rPr>
            </w:pPr>
            <w:bookmarkStart w:id="222" w:name="_Hlk519595834"/>
            <w:r w:rsidRPr="00E621AF">
              <w:rPr>
                <w:rFonts w:ascii="Arial" w:eastAsia="Times New Roman" w:hAnsi="Arial" w:cs="Arial"/>
                <w:color w:val="000000"/>
                <w:sz w:val="20"/>
                <w:szCs w:val="20"/>
              </w:rPr>
              <w:t>benzodiazepine1</w:t>
            </w:r>
          </w:p>
        </w:tc>
        <w:tc>
          <w:tcPr>
            <w:tcW w:w="9103" w:type="dxa"/>
            <w:shd w:val="clear" w:color="auto" w:fill="auto"/>
            <w:noWrap/>
            <w:vAlign w:val="bottom"/>
            <w:hideMark/>
          </w:tcPr>
          <w:p w14:paraId="4CFD852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benzodiazepine Rx during year</w:t>
            </w:r>
          </w:p>
        </w:tc>
      </w:tr>
      <w:bookmarkEnd w:id="222"/>
      <w:tr w:rsidR="00E621AF" w:rsidRPr="00E621AF" w14:paraId="40EEFC13" w14:textId="77777777" w:rsidTr="00BF7B6B">
        <w:trPr>
          <w:trHeight w:val="260"/>
        </w:trPr>
        <w:tc>
          <w:tcPr>
            <w:tcW w:w="1729" w:type="dxa"/>
            <w:shd w:val="clear" w:color="auto" w:fill="auto"/>
            <w:noWrap/>
            <w:vAlign w:val="bottom"/>
            <w:hideMark/>
          </w:tcPr>
          <w:p w14:paraId="70AFE3E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buprenorphine1</w:t>
            </w:r>
          </w:p>
        </w:tc>
        <w:tc>
          <w:tcPr>
            <w:tcW w:w="9103" w:type="dxa"/>
            <w:shd w:val="clear" w:color="auto" w:fill="auto"/>
            <w:noWrap/>
            <w:vAlign w:val="bottom"/>
            <w:hideMark/>
          </w:tcPr>
          <w:p w14:paraId="26C7254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buprenorphine Rx during year</w:t>
            </w:r>
          </w:p>
        </w:tc>
      </w:tr>
      <w:tr w:rsidR="00E621AF" w:rsidRPr="00E621AF" w14:paraId="18BE0DEA" w14:textId="77777777" w:rsidTr="00BF7B6B">
        <w:trPr>
          <w:trHeight w:val="260"/>
        </w:trPr>
        <w:tc>
          <w:tcPr>
            <w:tcW w:w="1729" w:type="dxa"/>
            <w:shd w:val="clear" w:color="auto" w:fill="auto"/>
            <w:noWrap/>
            <w:vAlign w:val="bottom"/>
            <w:hideMark/>
          </w:tcPr>
          <w:p w14:paraId="2B493D7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fentanyl1   </w:t>
            </w:r>
          </w:p>
        </w:tc>
        <w:tc>
          <w:tcPr>
            <w:tcW w:w="9103" w:type="dxa"/>
            <w:shd w:val="clear" w:color="auto" w:fill="auto"/>
            <w:noWrap/>
            <w:vAlign w:val="bottom"/>
            <w:hideMark/>
          </w:tcPr>
          <w:p w14:paraId="33C7F2E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fentanyl Rx during year</w:t>
            </w:r>
          </w:p>
        </w:tc>
      </w:tr>
      <w:tr w:rsidR="00E621AF" w:rsidRPr="00E621AF" w14:paraId="4E98217E" w14:textId="77777777" w:rsidTr="00BF7B6B">
        <w:trPr>
          <w:trHeight w:val="260"/>
        </w:trPr>
        <w:tc>
          <w:tcPr>
            <w:tcW w:w="1729" w:type="dxa"/>
            <w:shd w:val="clear" w:color="auto" w:fill="auto"/>
            <w:noWrap/>
            <w:vAlign w:val="bottom"/>
            <w:hideMark/>
          </w:tcPr>
          <w:p w14:paraId="4E2891D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good_pot1</w:t>
            </w:r>
          </w:p>
        </w:tc>
        <w:tc>
          <w:tcPr>
            <w:tcW w:w="9103" w:type="dxa"/>
            <w:shd w:val="clear" w:color="auto" w:fill="auto"/>
            <w:noWrap/>
            <w:vAlign w:val="bottom"/>
            <w:hideMark/>
          </w:tcPr>
          <w:p w14:paraId="0570AC8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good potentiator Rx during year</w:t>
            </w:r>
          </w:p>
        </w:tc>
      </w:tr>
      <w:tr w:rsidR="00E621AF" w:rsidRPr="00E621AF" w14:paraId="27EE475B" w14:textId="77777777" w:rsidTr="00BF7B6B">
        <w:trPr>
          <w:trHeight w:val="260"/>
        </w:trPr>
        <w:tc>
          <w:tcPr>
            <w:tcW w:w="1729" w:type="dxa"/>
            <w:shd w:val="clear" w:color="auto" w:fill="auto"/>
            <w:noWrap/>
            <w:vAlign w:val="bottom"/>
            <w:hideMark/>
          </w:tcPr>
          <w:p w14:paraId="3D49C62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long_acting1   </w:t>
            </w:r>
          </w:p>
        </w:tc>
        <w:tc>
          <w:tcPr>
            <w:tcW w:w="9103" w:type="dxa"/>
            <w:shd w:val="clear" w:color="auto" w:fill="auto"/>
            <w:noWrap/>
            <w:vAlign w:val="bottom"/>
            <w:hideMark/>
          </w:tcPr>
          <w:p w14:paraId="5244794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long acting opioid Rx during year</w:t>
            </w:r>
          </w:p>
        </w:tc>
      </w:tr>
      <w:tr w:rsidR="00E621AF" w:rsidRPr="00E621AF" w14:paraId="4632786B" w14:textId="77777777" w:rsidTr="00BF7B6B">
        <w:trPr>
          <w:trHeight w:val="260"/>
        </w:trPr>
        <w:tc>
          <w:tcPr>
            <w:tcW w:w="1729" w:type="dxa"/>
            <w:shd w:val="clear" w:color="auto" w:fill="auto"/>
            <w:noWrap/>
            <w:vAlign w:val="bottom"/>
            <w:hideMark/>
          </w:tcPr>
          <w:p w14:paraId="7B34335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methadone1      </w:t>
            </w:r>
          </w:p>
        </w:tc>
        <w:tc>
          <w:tcPr>
            <w:tcW w:w="9103" w:type="dxa"/>
            <w:shd w:val="clear" w:color="auto" w:fill="auto"/>
            <w:noWrap/>
            <w:vAlign w:val="bottom"/>
            <w:hideMark/>
          </w:tcPr>
          <w:p w14:paraId="1CA377A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methadone Rx during year</w:t>
            </w:r>
          </w:p>
        </w:tc>
      </w:tr>
      <w:tr w:rsidR="00E621AF" w:rsidRPr="00E621AF" w14:paraId="186FD093" w14:textId="77777777" w:rsidTr="00BF7B6B">
        <w:trPr>
          <w:trHeight w:val="260"/>
        </w:trPr>
        <w:tc>
          <w:tcPr>
            <w:tcW w:w="1729" w:type="dxa"/>
            <w:shd w:val="clear" w:color="auto" w:fill="auto"/>
            <w:noWrap/>
            <w:vAlign w:val="bottom"/>
            <w:hideMark/>
          </w:tcPr>
          <w:p w14:paraId="19427B8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naloxone1       </w:t>
            </w:r>
          </w:p>
        </w:tc>
        <w:tc>
          <w:tcPr>
            <w:tcW w:w="9103" w:type="dxa"/>
            <w:shd w:val="clear" w:color="auto" w:fill="auto"/>
            <w:noWrap/>
            <w:vAlign w:val="bottom"/>
            <w:hideMark/>
          </w:tcPr>
          <w:p w14:paraId="268A085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naloxone Rx during year</w:t>
            </w:r>
          </w:p>
        </w:tc>
      </w:tr>
      <w:tr w:rsidR="00E621AF" w:rsidRPr="00E621AF" w14:paraId="4C1E1778" w14:textId="77777777" w:rsidTr="00BF7B6B">
        <w:trPr>
          <w:trHeight w:val="260"/>
        </w:trPr>
        <w:tc>
          <w:tcPr>
            <w:tcW w:w="1729" w:type="dxa"/>
            <w:shd w:val="clear" w:color="auto" w:fill="auto"/>
            <w:noWrap/>
            <w:vAlign w:val="bottom"/>
            <w:hideMark/>
          </w:tcPr>
          <w:p w14:paraId="14A1436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naltrexone1    </w:t>
            </w:r>
          </w:p>
        </w:tc>
        <w:tc>
          <w:tcPr>
            <w:tcW w:w="9103" w:type="dxa"/>
            <w:shd w:val="clear" w:color="auto" w:fill="auto"/>
            <w:noWrap/>
            <w:vAlign w:val="bottom"/>
            <w:hideMark/>
          </w:tcPr>
          <w:p w14:paraId="09A2F85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naltrexone Rx during year</w:t>
            </w:r>
          </w:p>
        </w:tc>
      </w:tr>
      <w:tr w:rsidR="00E621AF" w:rsidRPr="00E621AF" w14:paraId="27A760AA" w14:textId="77777777" w:rsidTr="00BF7B6B">
        <w:trPr>
          <w:trHeight w:val="260"/>
        </w:trPr>
        <w:tc>
          <w:tcPr>
            <w:tcW w:w="1729" w:type="dxa"/>
            <w:shd w:val="clear" w:color="auto" w:fill="auto"/>
            <w:noWrap/>
            <w:vAlign w:val="bottom"/>
            <w:hideMark/>
          </w:tcPr>
          <w:p w14:paraId="397725B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nat_opioid1     </w:t>
            </w:r>
          </w:p>
        </w:tc>
        <w:tc>
          <w:tcPr>
            <w:tcW w:w="9103" w:type="dxa"/>
            <w:shd w:val="clear" w:color="auto" w:fill="auto"/>
            <w:noWrap/>
            <w:vAlign w:val="bottom"/>
            <w:hideMark/>
          </w:tcPr>
          <w:p w14:paraId="2AEED67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natural opioid Rx during year</w:t>
            </w:r>
          </w:p>
        </w:tc>
      </w:tr>
      <w:tr w:rsidR="00E621AF" w:rsidRPr="00E621AF" w14:paraId="4197F025" w14:textId="77777777" w:rsidTr="00BF7B6B">
        <w:trPr>
          <w:trHeight w:val="260"/>
        </w:trPr>
        <w:tc>
          <w:tcPr>
            <w:tcW w:w="1729" w:type="dxa"/>
            <w:shd w:val="clear" w:color="auto" w:fill="auto"/>
            <w:noWrap/>
            <w:vAlign w:val="bottom"/>
            <w:hideMark/>
          </w:tcPr>
          <w:p w14:paraId="5B3418C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op_lax1        </w:t>
            </w:r>
          </w:p>
        </w:tc>
        <w:tc>
          <w:tcPr>
            <w:tcW w:w="9103" w:type="dxa"/>
            <w:shd w:val="clear" w:color="auto" w:fill="auto"/>
            <w:noWrap/>
            <w:vAlign w:val="bottom"/>
            <w:hideMark/>
          </w:tcPr>
          <w:p w14:paraId="78A7348D" w14:textId="77777777" w:rsidR="00E621AF" w:rsidRPr="00E621AF" w:rsidRDefault="00E621AF" w:rsidP="00E621AF">
            <w:pPr>
              <w:rPr>
                <w:rFonts w:ascii="Arial" w:eastAsia="Times New Roman" w:hAnsi="Arial" w:cs="Arial"/>
                <w:color w:val="000000"/>
                <w:sz w:val="20"/>
                <w:szCs w:val="20"/>
              </w:rPr>
            </w:pPr>
            <w:bookmarkStart w:id="223" w:name="_Hlk519595922"/>
            <w:r w:rsidRPr="00E621AF">
              <w:rPr>
                <w:rFonts w:ascii="Arial" w:eastAsia="Times New Roman" w:hAnsi="Arial" w:cs="Arial"/>
                <w:color w:val="000000"/>
                <w:sz w:val="20"/>
                <w:szCs w:val="20"/>
              </w:rPr>
              <w:t>At least 1 opioid laxative Rx during year</w:t>
            </w:r>
            <w:bookmarkEnd w:id="223"/>
          </w:p>
        </w:tc>
      </w:tr>
      <w:tr w:rsidR="00E621AF" w:rsidRPr="00E621AF" w14:paraId="3CD6EF2F" w14:textId="77777777" w:rsidTr="00BF7B6B">
        <w:trPr>
          <w:trHeight w:val="260"/>
        </w:trPr>
        <w:tc>
          <w:tcPr>
            <w:tcW w:w="1729" w:type="dxa"/>
            <w:shd w:val="clear" w:color="auto" w:fill="auto"/>
            <w:noWrap/>
            <w:vAlign w:val="bottom"/>
            <w:hideMark/>
          </w:tcPr>
          <w:p w14:paraId="7CE49D1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opioid1</w:t>
            </w:r>
          </w:p>
        </w:tc>
        <w:tc>
          <w:tcPr>
            <w:tcW w:w="9103" w:type="dxa"/>
            <w:shd w:val="clear" w:color="auto" w:fill="auto"/>
            <w:noWrap/>
            <w:vAlign w:val="bottom"/>
            <w:hideMark/>
          </w:tcPr>
          <w:p w14:paraId="696AAF6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opioid Rx during year</w:t>
            </w:r>
          </w:p>
        </w:tc>
      </w:tr>
      <w:tr w:rsidR="00E621AF" w:rsidRPr="00E621AF" w14:paraId="09AED757" w14:textId="77777777" w:rsidTr="00BF7B6B">
        <w:trPr>
          <w:trHeight w:val="260"/>
        </w:trPr>
        <w:tc>
          <w:tcPr>
            <w:tcW w:w="1729" w:type="dxa"/>
            <w:shd w:val="clear" w:color="auto" w:fill="auto"/>
            <w:noWrap/>
            <w:vAlign w:val="bottom"/>
            <w:hideMark/>
          </w:tcPr>
          <w:p w14:paraId="1CA2BAD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semi_opioid1    </w:t>
            </w:r>
          </w:p>
        </w:tc>
        <w:tc>
          <w:tcPr>
            <w:tcW w:w="9103" w:type="dxa"/>
            <w:shd w:val="clear" w:color="auto" w:fill="auto"/>
            <w:noWrap/>
            <w:vAlign w:val="bottom"/>
            <w:hideMark/>
          </w:tcPr>
          <w:p w14:paraId="29E678A3" w14:textId="77777777" w:rsidR="00E621AF" w:rsidRPr="00E621AF" w:rsidRDefault="00E621AF" w:rsidP="00E621AF">
            <w:pPr>
              <w:rPr>
                <w:rFonts w:ascii="Arial" w:eastAsia="Times New Roman" w:hAnsi="Arial" w:cs="Arial"/>
                <w:color w:val="000000"/>
                <w:sz w:val="20"/>
                <w:szCs w:val="20"/>
              </w:rPr>
            </w:pPr>
            <w:bookmarkStart w:id="224" w:name="_Hlk519596941"/>
            <w:r w:rsidRPr="00E621AF">
              <w:rPr>
                <w:rFonts w:ascii="Arial" w:eastAsia="Times New Roman" w:hAnsi="Arial" w:cs="Arial"/>
                <w:color w:val="000000"/>
                <w:sz w:val="20"/>
                <w:szCs w:val="20"/>
              </w:rPr>
              <w:t>At least 1 semi-synthetic opioid Rx during year</w:t>
            </w:r>
            <w:bookmarkEnd w:id="224"/>
          </w:p>
        </w:tc>
      </w:tr>
      <w:tr w:rsidR="00E621AF" w:rsidRPr="00E621AF" w14:paraId="51B041FD" w14:textId="77777777" w:rsidTr="00BF7B6B">
        <w:trPr>
          <w:trHeight w:val="260"/>
        </w:trPr>
        <w:tc>
          <w:tcPr>
            <w:tcW w:w="1729" w:type="dxa"/>
            <w:shd w:val="clear" w:color="auto" w:fill="auto"/>
            <w:noWrap/>
            <w:vAlign w:val="bottom"/>
            <w:hideMark/>
          </w:tcPr>
          <w:p w14:paraId="1387DB1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short_acting1   </w:t>
            </w:r>
          </w:p>
        </w:tc>
        <w:tc>
          <w:tcPr>
            <w:tcW w:w="9103" w:type="dxa"/>
            <w:shd w:val="clear" w:color="auto" w:fill="auto"/>
            <w:noWrap/>
            <w:vAlign w:val="bottom"/>
            <w:hideMark/>
          </w:tcPr>
          <w:p w14:paraId="5DEC6A2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short acting opioid Rx during year</w:t>
            </w:r>
          </w:p>
        </w:tc>
      </w:tr>
      <w:tr w:rsidR="00E621AF" w:rsidRPr="00E621AF" w14:paraId="380EE0C8" w14:textId="77777777" w:rsidTr="00BF7B6B">
        <w:trPr>
          <w:trHeight w:val="260"/>
        </w:trPr>
        <w:tc>
          <w:tcPr>
            <w:tcW w:w="1729" w:type="dxa"/>
            <w:shd w:val="clear" w:color="auto" w:fill="auto"/>
            <w:noWrap/>
            <w:vAlign w:val="bottom"/>
            <w:hideMark/>
          </w:tcPr>
          <w:p w14:paraId="71E0641E" w14:textId="77777777" w:rsidR="00E621AF" w:rsidRPr="00E621AF" w:rsidRDefault="00E621AF" w:rsidP="00E621AF">
            <w:pPr>
              <w:rPr>
                <w:rFonts w:ascii="Arial" w:eastAsia="Times New Roman" w:hAnsi="Arial" w:cs="Arial"/>
                <w:color w:val="000000"/>
                <w:sz w:val="20"/>
                <w:szCs w:val="20"/>
              </w:rPr>
            </w:pPr>
            <w:bookmarkStart w:id="225" w:name="_Hlk519596001"/>
            <w:r w:rsidRPr="00E621AF">
              <w:rPr>
                <w:rFonts w:ascii="Arial" w:eastAsia="Times New Roman" w:hAnsi="Arial" w:cs="Arial"/>
                <w:color w:val="000000"/>
                <w:sz w:val="20"/>
                <w:szCs w:val="20"/>
              </w:rPr>
              <w:t>syn_opioid1</w:t>
            </w:r>
          </w:p>
        </w:tc>
        <w:tc>
          <w:tcPr>
            <w:tcW w:w="9103" w:type="dxa"/>
            <w:shd w:val="clear" w:color="auto" w:fill="auto"/>
            <w:noWrap/>
            <w:vAlign w:val="bottom"/>
            <w:hideMark/>
          </w:tcPr>
          <w:p w14:paraId="486DD19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synthetic opioid Rx during year</w:t>
            </w:r>
          </w:p>
        </w:tc>
      </w:tr>
      <w:bookmarkEnd w:id="225"/>
      <w:tr w:rsidR="00E621AF" w:rsidRPr="00E621AF" w14:paraId="50E899BF" w14:textId="77777777" w:rsidTr="00BF7B6B">
        <w:trPr>
          <w:trHeight w:val="260"/>
        </w:trPr>
        <w:tc>
          <w:tcPr>
            <w:tcW w:w="1729" w:type="dxa"/>
            <w:shd w:val="clear" w:color="auto" w:fill="auto"/>
            <w:noWrap/>
            <w:vAlign w:val="bottom"/>
            <w:hideMark/>
          </w:tcPr>
          <w:p w14:paraId="2DD21859"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op_benz</w:t>
            </w:r>
            <w:proofErr w:type="spellEnd"/>
            <w:r w:rsidRPr="00E621AF">
              <w:rPr>
                <w:rFonts w:ascii="Arial" w:eastAsia="Times New Roman" w:hAnsi="Arial" w:cs="Arial"/>
                <w:color w:val="000000"/>
                <w:sz w:val="20"/>
                <w:szCs w:val="20"/>
              </w:rPr>
              <w:t xml:space="preserve"> </w:t>
            </w:r>
          </w:p>
        </w:tc>
        <w:tc>
          <w:tcPr>
            <w:tcW w:w="9103" w:type="dxa"/>
            <w:shd w:val="clear" w:color="auto" w:fill="auto"/>
            <w:noWrap/>
            <w:vAlign w:val="bottom"/>
            <w:hideMark/>
          </w:tcPr>
          <w:p w14:paraId="6FFCD0F1" w14:textId="77777777" w:rsidR="00E621AF" w:rsidRPr="00E621AF" w:rsidRDefault="00E621AF" w:rsidP="00E621AF">
            <w:pPr>
              <w:rPr>
                <w:rFonts w:ascii="Arial" w:eastAsia="Times New Roman" w:hAnsi="Arial" w:cs="Arial"/>
                <w:color w:val="000000"/>
                <w:sz w:val="20"/>
                <w:szCs w:val="20"/>
              </w:rPr>
            </w:pPr>
            <w:bookmarkStart w:id="226" w:name="_Hlk519596990"/>
            <w:r w:rsidRPr="00E621AF">
              <w:rPr>
                <w:rFonts w:ascii="Arial" w:eastAsia="Times New Roman" w:hAnsi="Arial" w:cs="Arial"/>
                <w:color w:val="000000"/>
                <w:sz w:val="20"/>
                <w:szCs w:val="20"/>
              </w:rPr>
              <w:t>At least 1 opioid &amp; 1 benzodiazepine during year</w:t>
            </w:r>
            <w:bookmarkEnd w:id="226"/>
          </w:p>
        </w:tc>
      </w:tr>
      <w:tr w:rsidR="00E621AF" w:rsidRPr="00E621AF" w14:paraId="03F2C23C" w14:textId="77777777" w:rsidTr="00BF7B6B">
        <w:trPr>
          <w:trHeight w:val="260"/>
        </w:trPr>
        <w:tc>
          <w:tcPr>
            <w:tcW w:w="1729" w:type="dxa"/>
            <w:shd w:val="clear" w:color="auto" w:fill="auto"/>
            <w:noWrap/>
            <w:vAlign w:val="bottom"/>
            <w:hideMark/>
          </w:tcPr>
          <w:p w14:paraId="065F1952"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op_lax_c</w:t>
            </w:r>
            <w:proofErr w:type="spellEnd"/>
          </w:p>
        </w:tc>
        <w:tc>
          <w:tcPr>
            <w:tcW w:w="9103" w:type="dxa"/>
            <w:shd w:val="clear" w:color="auto" w:fill="auto"/>
            <w:noWrap/>
            <w:vAlign w:val="bottom"/>
            <w:hideMark/>
          </w:tcPr>
          <w:p w14:paraId="095B059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opioid &amp; 1 laxative during year</w:t>
            </w:r>
          </w:p>
        </w:tc>
      </w:tr>
      <w:tr w:rsidR="00E621AF" w:rsidRPr="00E621AF" w14:paraId="525966DA" w14:textId="77777777" w:rsidTr="00BF7B6B">
        <w:trPr>
          <w:trHeight w:val="260"/>
        </w:trPr>
        <w:tc>
          <w:tcPr>
            <w:tcW w:w="1729" w:type="dxa"/>
            <w:shd w:val="clear" w:color="auto" w:fill="auto"/>
            <w:noWrap/>
            <w:vAlign w:val="bottom"/>
            <w:hideMark/>
          </w:tcPr>
          <w:p w14:paraId="131230BF"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op_dep</w:t>
            </w:r>
            <w:proofErr w:type="spellEnd"/>
            <w:r w:rsidRPr="00E621AF">
              <w:rPr>
                <w:rFonts w:ascii="Arial" w:eastAsia="Times New Roman" w:hAnsi="Arial" w:cs="Arial"/>
                <w:color w:val="000000"/>
                <w:sz w:val="20"/>
                <w:szCs w:val="20"/>
              </w:rPr>
              <w:t xml:space="preserve"> </w:t>
            </w:r>
          </w:p>
        </w:tc>
        <w:tc>
          <w:tcPr>
            <w:tcW w:w="9103" w:type="dxa"/>
            <w:shd w:val="clear" w:color="auto" w:fill="auto"/>
            <w:noWrap/>
            <w:vAlign w:val="bottom"/>
            <w:hideMark/>
          </w:tcPr>
          <w:p w14:paraId="3BE4C4A9" w14:textId="77777777" w:rsidR="00E621AF" w:rsidRPr="00E621AF" w:rsidRDefault="00E621AF" w:rsidP="00E621AF">
            <w:pPr>
              <w:rPr>
                <w:rFonts w:ascii="Arial" w:eastAsia="Times New Roman" w:hAnsi="Arial" w:cs="Arial"/>
                <w:color w:val="000000"/>
                <w:sz w:val="20"/>
                <w:szCs w:val="20"/>
              </w:rPr>
            </w:pPr>
            <w:bookmarkStart w:id="227" w:name="_Hlk519596787"/>
            <w:r w:rsidRPr="00E621AF">
              <w:rPr>
                <w:rFonts w:ascii="Arial" w:eastAsia="Times New Roman" w:hAnsi="Arial" w:cs="Arial"/>
                <w:color w:val="000000"/>
                <w:sz w:val="20"/>
                <w:szCs w:val="20"/>
              </w:rPr>
              <w:t>At least 1 opioid &amp; 1 antidepressant during year</w:t>
            </w:r>
            <w:bookmarkEnd w:id="227"/>
          </w:p>
        </w:tc>
      </w:tr>
      <w:tr w:rsidR="00E621AF" w:rsidRPr="00E621AF" w14:paraId="31B280FB" w14:textId="77777777" w:rsidTr="00BF7B6B">
        <w:trPr>
          <w:trHeight w:val="260"/>
        </w:trPr>
        <w:tc>
          <w:tcPr>
            <w:tcW w:w="1729" w:type="dxa"/>
            <w:shd w:val="clear" w:color="auto" w:fill="auto"/>
            <w:noWrap/>
            <w:vAlign w:val="bottom"/>
            <w:hideMark/>
          </w:tcPr>
          <w:p w14:paraId="4ACBA2C5"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op_psy</w:t>
            </w:r>
            <w:proofErr w:type="spellEnd"/>
            <w:r w:rsidRPr="00E621AF">
              <w:rPr>
                <w:rFonts w:ascii="Arial" w:eastAsia="Times New Roman" w:hAnsi="Arial" w:cs="Arial"/>
                <w:color w:val="000000"/>
                <w:sz w:val="20"/>
                <w:szCs w:val="20"/>
              </w:rPr>
              <w:t xml:space="preserve"> </w:t>
            </w:r>
          </w:p>
        </w:tc>
        <w:tc>
          <w:tcPr>
            <w:tcW w:w="9103" w:type="dxa"/>
            <w:shd w:val="clear" w:color="auto" w:fill="auto"/>
            <w:noWrap/>
            <w:vAlign w:val="bottom"/>
            <w:hideMark/>
          </w:tcPr>
          <w:p w14:paraId="013036C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opioid &amp; 1 antipsychotic during year</w:t>
            </w:r>
          </w:p>
        </w:tc>
      </w:tr>
      <w:tr w:rsidR="00E621AF" w:rsidRPr="00E621AF" w14:paraId="3A87CED7" w14:textId="77777777" w:rsidTr="00BF7B6B">
        <w:trPr>
          <w:trHeight w:val="260"/>
        </w:trPr>
        <w:tc>
          <w:tcPr>
            <w:tcW w:w="1729" w:type="dxa"/>
            <w:shd w:val="clear" w:color="auto" w:fill="auto"/>
            <w:noWrap/>
            <w:vAlign w:val="bottom"/>
            <w:hideMark/>
          </w:tcPr>
          <w:p w14:paraId="280AED5C" w14:textId="77777777" w:rsidR="00E621AF" w:rsidRPr="00E621AF" w:rsidRDefault="00E621AF" w:rsidP="00E621AF">
            <w:pPr>
              <w:rPr>
                <w:rFonts w:ascii="Arial" w:eastAsia="Times New Roman" w:hAnsi="Arial" w:cs="Arial"/>
                <w:color w:val="FF0000"/>
                <w:sz w:val="20"/>
                <w:szCs w:val="20"/>
              </w:rPr>
            </w:pPr>
            <w:r w:rsidRPr="00E621AF">
              <w:rPr>
                <w:rFonts w:ascii="Arial" w:eastAsia="Times New Roman" w:hAnsi="Arial" w:cs="Arial"/>
                <w:color w:val="FF0000"/>
                <w:sz w:val="20"/>
                <w:szCs w:val="20"/>
              </w:rPr>
              <w:t>muscle1</w:t>
            </w:r>
          </w:p>
        </w:tc>
        <w:tc>
          <w:tcPr>
            <w:tcW w:w="9103" w:type="dxa"/>
            <w:shd w:val="clear" w:color="auto" w:fill="auto"/>
            <w:noWrap/>
            <w:vAlign w:val="bottom"/>
            <w:hideMark/>
          </w:tcPr>
          <w:p w14:paraId="4640AF0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muscle relaxant Rx during year</w:t>
            </w:r>
          </w:p>
        </w:tc>
      </w:tr>
      <w:tr w:rsidR="00E621AF" w:rsidRPr="00E621AF" w14:paraId="2FC544D3" w14:textId="77777777" w:rsidTr="00BF7B6B">
        <w:trPr>
          <w:trHeight w:val="260"/>
        </w:trPr>
        <w:tc>
          <w:tcPr>
            <w:tcW w:w="1729" w:type="dxa"/>
            <w:shd w:val="clear" w:color="auto" w:fill="auto"/>
            <w:noWrap/>
            <w:vAlign w:val="bottom"/>
            <w:hideMark/>
          </w:tcPr>
          <w:p w14:paraId="0716D2BE" w14:textId="77777777" w:rsidR="00E621AF" w:rsidRPr="00E621AF" w:rsidRDefault="00E621AF" w:rsidP="00E621AF">
            <w:pPr>
              <w:rPr>
                <w:rFonts w:ascii="Arial" w:eastAsia="Times New Roman" w:hAnsi="Arial" w:cs="Arial"/>
                <w:color w:val="FF0000"/>
                <w:sz w:val="20"/>
                <w:szCs w:val="20"/>
              </w:rPr>
            </w:pPr>
            <w:r w:rsidRPr="00E621AF">
              <w:rPr>
                <w:rFonts w:ascii="Arial" w:eastAsia="Times New Roman" w:hAnsi="Arial" w:cs="Arial"/>
                <w:color w:val="FF0000"/>
                <w:sz w:val="20"/>
                <w:szCs w:val="20"/>
              </w:rPr>
              <w:t>trinity</w:t>
            </w:r>
          </w:p>
        </w:tc>
        <w:tc>
          <w:tcPr>
            <w:tcW w:w="9103" w:type="dxa"/>
            <w:shd w:val="clear" w:color="auto" w:fill="auto"/>
            <w:noWrap/>
            <w:vAlign w:val="bottom"/>
            <w:hideMark/>
          </w:tcPr>
          <w:p w14:paraId="119F853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opioid &amp; 1 benzo &amp; 1 muscle relax during year</w:t>
            </w:r>
          </w:p>
        </w:tc>
      </w:tr>
      <w:tr w:rsidR="00E621AF" w:rsidRPr="00E621AF" w14:paraId="4F567185" w14:textId="77777777" w:rsidTr="00BF7B6B">
        <w:trPr>
          <w:trHeight w:val="260"/>
        </w:trPr>
        <w:tc>
          <w:tcPr>
            <w:tcW w:w="1729" w:type="dxa"/>
            <w:shd w:val="clear" w:color="auto" w:fill="auto"/>
            <w:noWrap/>
            <w:vAlign w:val="bottom"/>
            <w:hideMark/>
          </w:tcPr>
          <w:p w14:paraId="3DEE29F2" w14:textId="77777777" w:rsidR="00E621AF" w:rsidRPr="00E621AF" w:rsidRDefault="00E621AF" w:rsidP="00E621AF">
            <w:pPr>
              <w:rPr>
                <w:rFonts w:ascii="Arial" w:eastAsia="Times New Roman" w:hAnsi="Arial" w:cs="Arial"/>
                <w:color w:val="FF0000"/>
                <w:sz w:val="20"/>
                <w:szCs w:val="20"/>
              </w:rPr>
            </w:pPr>
            <w:r w:rsidRPr="00E621AF">
              <w:rPr>
                <w:rFonts w:ascii="Arial" w:eastAsia="Times New Roman" w:hAnsi="Arial" w:cs="Arial"/>
                <w:color w:val="FF0000"/>
                <w:sz w:val="20"/>
                <w:szCs w:val="20"/>
              </w:rPr>
              <w:t>cns_dep1</w:t>
            </w:r>
          </w:p>
        </w:tc>
        <w:tc>
          <w:tcPr>
            <w:tcW w:w="9103" w:type="dxa"/>
            <w:shd w:val="clear" w:color="auto" w:fill="auto"/>
            <w:noWrap/>
            <w:vAlign w:val="bottom"/>
            <w:hideMark/>
          </w:tcPr>
          <w:p w14:paraId="74CBF3D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CNS depressant Rx during year</w:t>
            </w:r>
          </w:p>
        </w:tc>
      </w:tr>
      <w:tr w:rsidR="00E621AF" w:rsidRPr="00E621AF" w14:paraId="27DD34BA" w14:textId="77777777" w:rsidTr="00BF7B6B">
        <w:trPr>
          <w:trHeight w:val="260"/>
        </w:trPr>
        <w:tc>
          <w:tcPr>
            <w:tcW w:w="1729" w:type="dxa"/>
            <w:shd w:val="clear" w:color="auto" w:fill="auto"/>
            <w:noWrap/>
            <w:vAlign w:val="bottom"/>
            <w:hideMark/>
          </w:tcPr>
          <w:p w14:paraId="424DE33E" w14:textId="77777777" w:rsidR="00E621AF" w:rsidRPr="00E621AF" w:rsidRDefault="00E621AF" w:rsidP="00E621AF">
            <w:pPr>
              <w:rPr>
                <w:rFonts w:ascii="Arial" w:eastAsia="Times New Roman" w:hAnsi="Arial" w:cs="Arial"/>
                <w:sz w:val="20"/>
                <w:szCs w:val="20"/>
              </w:rPr>
            </w:pPr>
            <w:proofErr w:type="spellStart"/>
            <w:r w:rsidRPr="00E621AF">
              <w:rPr>
                <w:rFonts w:ascii="Arial" w:eastAsia="Times New Roman" w:hAnsi="Arial" w:cs="Arial"/>
                <w:sz w:val="20"/>
                <w:szCs w:val="20"/>
              </w:rPr>
              <w:t>opioid_days</w:t>
            </w:r>
            <w:proofErr w:type="spellEnd"/>
          </w:p>
        </w:tc>
        <w:tc>
          <w:tcPr>
            <w:tcW w:w="9103" w:type="dxa"/>
            <w:shd w:val="clear" w:color="auto" w:fill="auto"/>
            <w:noWrap/>
            <w:vAlign w:val="bottom"/>
            <w:hideMark/>
          </w:tcPr>
          <w:p w14:paraId="411398E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sum of </w:t>
            </w:r>
            <w:proofErr w:type="spellStart"/>
            <w:r w:rsidRPr="00E621AF">
              <w:rPr>
                <w:rFonts w:ascii="Arial" w:eastAsia="Times New Roman" w:hAnsi="Arial" w:cs="Arial"/>
                <w:color w:val="000000"/>
                <w:sz w:val="20"/>
                <w:szCs w:val="20"/>
              </w:rPr>
              <w:t>days</w:t>
            </w:r>
            <w:proofErr w:type="spellEnd"/>
            <w:r w:rsidRPr="00E621AF">
              <w:rPr>
                <w:rFonts w:ascii="Arial" w:eastAsia="Times New Roman" w:hAnsi="Arial" w:cs="Arial"/>
                <w:color w:val="000000"/>
                <w:sz w:val="20"/>
                <w:szCs w:val="20"/>
              </w:rPr>
              <w:t xml:space="preserve"> supply of opioids during year</w:t>
            </w:r>
          </w:p>
        </w:tc>
      </w:tr>
      <w:tr w:rsidR="00E621AF" w:rsidRPr="00E621AF" w14:paraId="1C3CCD86" w14:textId="77777777" w:rsidTr="00BF7B6B">
        <w:trPr>
          <w:trHeight w:val="260"/>
        </w:trPr>
        <w:tc>
          <w:tcPr>
            <w:tcW w:w="1729" w:type="dxa"/>
            <w:shd w:val="clear" w:color="auto" w:fill="auto"/>
            <w:noWrap/>
            <w:vAlign w:val="bottom"/>
            <w:hideMark/>
          </w:tcPr>
          <w:p w14:paraId="6C3C8B80"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new_user_dt</w:t>
            </w:r>
            <w:proofErr w:type="spellEnd"/>
          </w:p>
        </w:tc>
        <w:tc>
          <w:tcPr>
            <w:tcW w:w="9103" w:type="dxa"/>
            <w:shd w:val="clear" w:color="auto" w:fill="auto"/>
            <w:noWrap/>
            <w:vAlign w:val="bottom"/>
            <w:hideMark/>
          </w:tcPr>
          <w:p w14:paraId="69C095B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First opioid Rx date in 2014 (no Rx prior 180d); </w:t>
            </w:r>
            <w:proofErr w:type="spellStart"/>
            <w:r w:rsidRPr="00E621AF">
              <w:rPr>
                <w:rFonts w:ascii="Arial" w:eastAsia="Times New Roman" w:hAnsi="Arial" w:cs="Arial"/>
                <w:color w:val="000000"/>
                <w:sz w:val="20"/>
                <w:szCs w:val="20"/>
              </w:rPr>
              <w:t>excl</w:t>
            </w:r>
            <w:proofErr w:type="spellEnd"/>
            <w:r w:rsidRPr="00E621AF">
              <w:rPr>
                <w:rFonts w:ascii="Arial" w:eastAsia="Times New Roman" w:hAnsi="Arial" w:cs="Arial"/>
                <w:color w:val="000000"/>
                <w:sz w:val="20"/>
                <w:szCs w:val="20"/>
              </w:rPr>
              <w:t xml:space="preserve"> removed (hospice/cancer); else missing</w:t>
            </w:r>
          </w:p>
        </w:tc>
      </w:tr>
      <w:tr w:rsidR="00E621AF" w:rsidRPr="00E621AF" w14:paraId="2744A4C7" w14:textId="77777777" w:rsidTr="00BF7B6B">
        <w:trPr>
          <w:trHeight w:val="260"/>
        </w:trPr>
        <w:tc>
          <w:tcPr>
            <w:tcW w:w="1729" w:type="dxa"/>
            <w:shd w:val="clear" w:color="auto" w:fill="auto"/>
            <w:noWrap/>
            <w:vAlign w:val="bottom"/>
            <w:hideMark/>
          </w:tcPr>
          <w:p w14:paraId="63A5560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9103" w:type="dxa"/>
            <w:vMerge w:val="restart"/>
            <w:shd w:val="clear" w:color="auto" w:fill="auto"/>
            <w:noWrap/>
            <w:vAlign w:val="center"/>
            <w:hideMark/>
          </w:tcPr>
          <w:p w14:paraId="58E3691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client + </w:t>
            </w:r>
            <w:proofErr w:type="spellStart"/>
            <w:r w:rsidRPr="00E621AF">
              <w:rPr>
                <w:rFonts w:ascii="Arial" w:eastAsia="Times New Roman" w:hAnsi="Arial" w:cs="Arial"/>
                <w:color w:val="000000"/>
                <w:sz w:val="20"/>
                <w:szCs w:val="20"/>
              </w:rPr>
              <w:t>enrolid</w:t>
            </w:r>
            <w:proofErr w:type="spellEnd"/>
            <w:r w:rsidRPr="00E621AF">
              <w:rPr>
                <w:rFonts w:ascii="Arial" w:eastAsia="Times New Roman" w:hAnsi="Arial" w:cs="Arial"/>
                <w:color w:val="000000"/>
                <w:sz w:val="20"/>
                <w:szCs w:val="20"/>
              </w:rPr>
              <w:t xml:space="preserve"> = unique ID</w:t>
            </w:r>
          </w:p>
        </w:tc>
      </w:tr>
      <w:tr w:rsidR="00E621AF" w:rsidRPr="00E621AF" w14:paraId="51D591EF" w14:textId="77777777" w:rsidTr="00BF7B6B">
        <w:trPr>
          <w:trHeight w:val="260"/>
        </w:trPr>
        <w:tc>
          <w:tcPr>
            <w:tcW w:w="1729" w:type="dxa"/>
            <w:shd w:val="clear" w:color="auto" w:fill="auto"/>
            <w:noWrap/>
            <w:vAlign w:val="bottom"/>
            <w:hideMark/>
          </w:tcPr>
          <w:p w14:paraId="0F7229F5" w14:textId="77777777" w:rsidR="00E621AF" w:rsidRPr="00E621AF" w:rsidRDefault="00E621AF" w:rsidP="00E621AF">
            <w:pPr>
              <w:rPr>
                <w:rFonts w:ascii="Arial" w:eastAsia="Times New Roman" w:hAnsi="Arial" w:cs="Arial"/>
                <w:color w:val="000000"/>
                <w:sz w:val="20"/>
                <w:szCs w:val="20"/>
              </w:rPr>
            </w:pPr>
            <w:proofErr w:type="spellStart"/>
            <w:r w:rsidRPr="00E621AF">
              <w:rPr>
                <w:rFonts w:ascii="Arial" w:eastAsia="Times New Roman" w:hAnsi="Arial" w:cs="Arial"/>
                <w:color w:val="000000"/>
                <w:sz w:val="20"/>
                <w:szCs w:val="20"/>
              </w:rPr>
              <w:t>enrolid</w:t>
            </w:r>
            <w:proofErr w:type="spellEnd"/>
          </w:p>
        </w:tc>
        <w:tc>
          <w:tcPr>
            <w:tcW w:w="9103" w:type="dxa"/>
            <w:vMerge/>
            <w:vAlign w:val="center"/>
            <w:hideMark/>
          </w:tcPr>
          <w:p w14:paraId="29C0504E" w14:textId="77777777" w:rsidR="00E621AF" w:rsidRPr="00E621AF" w:rsidRDefault="00E621AF" w:rsidP="00E621AF">
            <w:pPr>
              <w:rPr>
                <w:rFonts w:ascii="Arial" w:eastAsia="Times New Roman" w:hAnsi="Arial" w:cs="Arial"/>
                <w:color w:val="000000"/>
                <w:sz w:val="20"/>
                <w:szCs w:val="20"/>
              </w:rPr>
            </w:pPr>
          </w:p>
        </w:tc>
      </w:tr>
      <w:tr w:rsidR="00E621AF" w:rsidRPr="00E621AF" w14:paraId="1418F02E" w14:textId="77777777" w:rsidTr="00BF7B6B">
        <w:trPr>
          <w:trHeight w:val="260"/>
        </w:trPr>
        <w:tc>
          <w:tcPr>
            <w:tcW w:w="1729" w:type="dxa"/>
            <w:shd w:val="clear" w:color="auto" w:fill="auto"/>
            <w:noWrap/>
            <w:vAlign w:val="bottom"/>
            <w:hideMark/>
          </w:tcPr>
          <w:p w14:paraId="094C504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9103" w:type="dxa"/>
            <w:shd w:val="clear" w:color="auto" w:fill="auto"/>
            <w:noWrap/>
            <w:vAlign w:val="bottom"/>
            <w:hideMark/>
          </w:tcPr>
          <w:p w14:paraId="4FAF533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 as of last claim</w:t>
            </w:r>
          </w:p>
        </w:tc>
      </w:tr>
      <w:tr w:rsidR="00E621AF" w:rsidRPr="00E621AF" w14:paraId="496A15A6" w14:textId="77777777" w:rsidTr="00BF7B6B">
        <w:trPr>
          <w:trHeight w:val="260"/>
        </w:trPr>
        <w:tc>
          <w:tcPr>
            <w:tcW w:w="1729" w:type="dxa"/>
            <w:shd w:val="clear" w:color="auto" w:fill="auto"/>
            <w:noWrap/>
            <w:vAlign w:val="bottom"/>
            <w:hideMark/>
          </w:tcPr>
          <w:p w14:paraId="1BC2BDD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9103" w:type="dxa"/>
            <w:shd w:val="clear" w:color="auto" w:fill="auto"/>
            <w:noWrap/>
            <w:vAlign w:val="bottom"/>
            <w:hideMark/>
          </w:tcPr>
          <w:p w14:paraId="18F9FCF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 as of last claim</w:t>
            </w:r>
          </w:p>
        </w:tc>
      </w:tr>
    </w:tbl>
    <w:p w14:paraId="05CD688F" w14:textId="77777777" w:rsidR="00E621AF" w:rsidRDefault="00E621AF" w:rsidP="007839DF"/>
    <w:p w14:paraId="3430F4F7" w14:textId="77777777" w:rsidR="008B3B34" w:rsidRDefault="008B3B34" w:rsidP="007839DF"/>
    <w:p w14:paraId="5532785A" w14:textId="77777777" w:rsidR="008B3B34" w:rsidRDefault="008B3B34" w:rsidP="007839DF"/>
    <w:p w14:paraId="0C3FFF9F" w14:textId="77777777" w:rsidR="008B3B34" w:rsidRDefault="008B3B34" w:rsidP="007839DF"/>
    <w:p w14:paraId="0E3E31F5" w14:textId="77777777" w:rsidR="008B3B34" w:rsidRDefault="008B3B34" w:rsidP="007839DF"/>
    <w:p w14:paraId="7CAA5A81" w14:textId="77777777" w:rsidR="008B3B34" w:rsidRDefault="008B3B34" w:rsidP="007839DF"/>
    <w:p w14:paraId="2E5EFBAE" w14:textId="5EE6A5C5" w:rsidR="008B3B34" w:rsidRPr="001054BD" w:rsidRDefault="003508C9" w:rsidP="003508C9">
      <w:pPr>
        <w:pStyle w:val="Heading1"/>
      </w:pPr>
      <w:r w:rsidRPr="001054BD">
        <w:lastRenderedPageBreak/>
        <w:t>Modeling:</w:t>
      </w:r>
    </w:p>
    <w:p w14:paraId="0CEA1383" w14:textId="77777777" w:rsidR="008B3B34" w:rsidRDefault="008B3B34" w:rsidP="007839DF"/>
    <w:p w14:paraId="5642F0D7" w14:textId="43C41467" w:rsidR="00550771" w:rsidRDefault="003508C9" w:rsidP="003508C9">
      <w:r>
        <w:tab/>
      </w:r>
      <w:del w:id="228" w:author="Mark,Goodhart" w:date="2018-07-05T10:01:00Z">
        <w:r w:rsidR="00550771" w:rsidDel="0098250D">
          <w:delText>Our aim</w:delText>
        </w:r>
      </w:del>
      <w:ins w:id="229" w:author="Mark,Goodhart" w:date="2018-07-05T10:01:00Z">
        <w:r w:rsidR="0098250D">
          <w:t>The objective</w:t>
        </w:r>
      </w:ins>
      <w:r w:rsidR="00550771">
        <w:t xml:space="preserve"> is to predict whether a patient will be Opioid Dependent or not</w:t>
      </w:r>
      <w:ins w:id="230" w:author="Mark,Goodhart" w:date="2018-07-05T10:01:00Z">
        <w:r w:rsidR="0098250D">
          <w:t xml:space="preserve"> within </w:t>
        </w:r>
      </w:ins>
      <w:ins w:id="231" w:author="Mark,Goodhart" w:date="2018-07-05T10:02:00Z">
        <w:r w:rsidR="0098250D">
          <w:t>a</w:t>
        </w:r>
      </w:ins>
      <w:ins w:id="232" w:author="Mark,Goodhart" w:date="2018-07-05T10:01:00Z">
        <w:r w:rsidR="0098250D">
          <w:t xml:space="preserve"> prediction year</w:t>
        </w:r>
      </w:ins>
      <w:r w:rsidR="00550771">
        <w:t xml:space="preserve"> </w:t>
      </w:r>
      <w:ins w:id="233" w:author="Mark,Goodhart" w:date="2018-07-05T10:02:00Z">
        <w:r w:rsidR="0098250D">
          <w:t xml:space="preserve">(calendar year) </w:t>
        </w:r>
      </w:ins>
      <w:r w:rsidR="00550771">
        <w:t>based on the data of that patient for the previous year</w:t>
      </w:r>
      <w:ins w:id="234" w:author="Mark,Goodhart" w:date="2018-07-05T10:02:00Z">
        <w:r w:rsidR="0098250D">
          <w:t xml:space="preserve"> (measurement year, also set to be a calendar year)</w:t>
        </w:r>
      </w:ins>
      <w:r w:rsidR="00550771">
        <w:t xml:space="preserve">. </w:t>
      </w:r>
    </w:p>
    <w:p w14:paraId="6D79E270" w14:textId="2DD345CB" w:rsidR="00550771" w:rsidRDefault="003508C9" w:rsidP="003508C9">
      <w:r>
        <w:tab/>
      </w:r>
      <w:r w:rsidR="00F947FF">
        <w:t xml:space="preserve">In this model, </w:t>
      </w:r>
      <w:r w:rsidR="00550771">
        <w:t>we are using the admission, medical and drug records for 2014 of patients that have a “clean period” in 2013. The target variable here is Opioid Use Dependence (OUD) diagnosis in year 2015.</w:t>
      </w:r>
    </w:p>
    <w:p w14:paraId="7A20810F" w14:textId="1D294C8C" w:rsidR="00550771" w:rsidRDefault="00550771" w:rsidP="003508C9"/>
    <w:p w14:paraId="0C39EC5F" w14:textId="6DD56E50" w:rsidR="00550771" w:rsidRDefault="00550771" w:rsidP="003508C9">
      <w:pPr>
        <w:pStyle w:val="Heading1"/>
      </w:pPr>
      <w:r w:rsidRPr="001054BD">
        <w:t>Merging the data:</w:t>
      </w:r>
    </w:p>
    <w:p w14:paraId="4B6439CA" w14:textId="42A44069" w:rsidR="00F947FF" w:rsidRPr="00F947FF" w:rsidRDefault="003508C9" w:rsidP="003508C9">
      <w:pPr>
        <w:rPr>
          <w:b/>
        </w:rPr>
      </w:pPr>
      <w:r>
        <w:tab/>
        <w:t>First,</w:t>
      </w:r>
      <w:r w:rsidR="00505DA1">
        <w:t xml:space="preserve"> we merge the adm_14, med_14</w:t>
      </w:r>
      <w:r w:rsidR="00550771">
        <w:t xml:space="preserve">, rx_14 files </w:t>
      </w:r>
      <w:r w:rsidR="00F947FF">
        <w:t>on ENROLIDs and select the data for patients with clean record in 2013.</w:t>
      </w:r>
    </w:p>
    <w:p w14:paraId="76BA4A73" w14:textId="3247C833" w:rsidR="00505DA1" w:rsidRPr="00AE3B49" w:rsidRDefault="003508C9" w:rsidP="003508C9">
      <w:pPr>
        <w:rPr>
          <w:b/>
        </w:rPr>
      </w:pPr>
      <w:r>
        <w:tab/>
      </w:r>
      <w:r w:rsidR="00505DA1">
        <w:t>We then add the OUD diagnosis from med_15 file to the dataset for the common ENROLIDs.</w:t>
      </w:r>
    </w:p>
    <w:p w14:paraId="0F2C8CBB" w14:textId="06D80E05" w:rsidR="00505DA1" w:rsidRPr="001054BD" w:rsidRDefault="003508C9" w:rsidP="003508C9">
      <w:pPr>
        <w:rPr>
          <w:b/>
        </w:rPr>
      </w:pPr>
      <w:r>
        <w:tab/>
      </w:r>
      <w:r w:rsidR="00AE3B49">
        <w:t xml:space="preserve">We then check for missing values. </w:t>
      </w:r>
      <w:r w:rsidR="00DC2A6C">
        <w:t>We find that we</w:t>
      </w:r>
      <w:r w:rsidR="001054BD">
        <w:t xml:space="preserve"> have around 10% missing values, mostly in the ‘STDRACE’ column. We decide to drop all the rows with missing values.</w:t>
      </w:r>
    </w:p>
    <w:p w14:paraId="3B1F8EBE" w14:textId="77777777" w:rsidR="00505DA1" w:rsidRDefault="00505DA1" w:rsidP="003508C9"/>
    <w:p w14:paraId="3BE84C6F" w14:textId="2FF5D525" w:rsidR="00505DA1" w:rsidRDefault="00505DA1" w:rsidP="003508C9">
      <w:pPr>
        <w:pStyle w:val="Heading1"/>
      </w:pPr>
      <w:r w:rsidRPr="001054BD">
        <w:t>Exploratory Data Analysis:</w:t>
      </w:r>
    </w:p>
    <w:p w14:paraId="59C90129" w14:textId="299E7FDA" w:rsidR="00505DA1" w:rsidRDefault="003508C9" w:rsidP="003508C9">
      <w:r>
        <w:tab/>
      </w:r>
      <w:r w:rsidR="00505DA1">
        <w:t xml:space="preserve">We analyze the data using </w:t>
      </w:r>
      <w:r w:rsidR="00AE3B49">
        <w:t>graphs.</w:t>
      </w:r>
    </w:p>
    <w:p w14:paraId="2BF10F88" w14:textId="77B5916F" w:rsidR="00AE3B49" w:rsidRDefault="003508C9" w:rsidP="003508C9">
      <w:r>
        <w:tab/>
      </w:r>
      <w:r w:rsidR="00AE3B49">
        <w:t>The first thing we observe is that the data is highly imbalanced.</w:t>
      </w:r>
    </w:p>
    <w:p w14:paraId="662E9116" w14:textId="393EE57D" w:rsidR="001054BD" w:rsidRDefault="001054BD" w:rsidP="003508C9">
      <w:r>
        <w:rPr>
          <w:noProof/>
          <w:lang w:eastAsia="en-US"/>
        </w:rPr>
        <w:drawing>
          <wp:inline distT="0" distB="0" distL="0" distR="0" wp14:anchorId="3CF6C8F2" wp14:editId="29722CF9">
            <wp:extent cx="4701436" cy="28600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21 at 8.01.13 AM.png"/>
                    <pic:cNvPicPr/>
                  </pic:nvPicPr>
                  <pic:blipFill>
                    <a:blip r:embed="rId7">
                      <a:extLst>
                        <a:ext uri="{28A0092B-C50C-407E-A947-70E740481C1C}">
                          <a14:useLocalDpi xmlns:a14="http://schemas.microsoft.com/office/drawing/2010/main" val="0"/>
                        </a:ext>
                      </a:extLst>
                    </a:blip>
                    <a:stretch>
                      <a:fillRect/>
                    </a:stretch>
                  </pic:blipFill>
                  <pic:spPr>
                    <a:xfrm>
                      <a:off x="0" y="0"/>
                      <a:ext cx="4711949" cy="2866436"/>
                    </a:xfrm>
                    <a:prstGeom prst="rect">
                      <a:avLst/>
                    </a:prstGeom>
                  </pic:spPr>
                </pic:pic>
              </a:graphicData>
            </a:graphic>
          </wp:inline>
        </w:drawing>
      </w:r>
    </w:p>
    <w:p w14:paraId="2380F59A" w14:textId="0DC400A4" w:rsidR="001054BD" w:rsidRDefault="001054BD" w:rsidP="003508C9"/>
    <w:p w14:paraId="01DCEC2B" w14:textId="0AB35636" w:rsidR="00AE3B49" w:rsidRDefault="00AE3B49" w:rsidP="003508C9"/>
    <w:p w14:paraId="42CB910C" w14:textId="0D564266" w:rsidR="00505DA1" w:rsidRDefault="003508C9" w:rsidP="003508C9">
      <w:r>
        <w:tab/>
      </w:r>
      <w:r w:rsidR="001054BD">
        <w:t xml:space="preserve">We also observe that some of the columns have only one </w:t>
      </w:r>
      <w:r>
        <w:t>value,</w:t>
      </w:r>
      <w:r w:rsidR="001054BD">
        <w:t xml:space="preserve"> that </w:t>
      </w:r>
      <w:r>
        <w:t>is,</w:t>
      </w:r>
      <w:r w:rsidR="001054BD">
        <w:t xml:space="preserve"> these columns have no variance and hence add no information towards modeling the data. We decide to drop these columns.</w:t>
      </w:r>
    </w:p>
    <w:p w14:paraId="1D99BA2B" w14:textId="77777777" w:rsidR="001054BD" w:rsidRDefault="001054BD" w:rsidP="003508C9"/>
    <w:p w14:paraId="4F02F827" w14:textId="7762E80D" w:rsidR="001054BD" w:rsidRDefault="002D1AF9" w:rsidP="003508C9">
      <w:r>
        <w:rPr>
          <w:noProof/>
          <w:lang w:eastAsia="en-US"/>
        </w:rPr>
        <w:lastRenderedPageBreak/>
        <w:drawing>
          <wp:inline distT="0" distB="0" distL="0" distR="0" wp14:anchorId="286D2E30" wp14:editId="3CD410A9">
            <wp:extent cx="5943600" cy="3016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21 at 8.04.06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05EFA895" w14:textId="77777777" w:rsidR="00505DA1" w:rsidRDefault="00505DA1" w:rsidP="003508C9"/>
    <w:p w14:paraId="66B62F59" w14:textId="77777777" w:rsidR="00505DA1" w:rsidRDefault="00505DA1" w:rsidP="003508C9"/>
    <w:p w14:paraId="76435E85" w14:textId="641E0209" w:rsidR="00505DA1" w:rsidRDefault="002D1AF9" w:rsidP="003508C9">
      <w:r>
        <w:rPr>
          <w:noProof/>
          <w:lang w:eastAsia="en-US"/>
        </w:rPr>
        <w:drawing>
          <wp:inline distT="0" distB="0" distL="0" distR="0" wp14:anchorId="6E411112" wp14:editId="5E5CCB74">
            <wp:extent cx="5943600" cy="2810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21 at 8.04.01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14:paraId="118DFCEB" w14:textId="77777777" w:rsidR="00505DA1" w:rsidRDefault="00505DA1" w:rsidP="003508C9"/>
    <w:p w14:paraId="28F61B6D" w14:textId="77777777" w:rsidR="002D1AF9" w:rsidRDefault="002D1AF9" w:rsidP="003508C9">
      <w:pPr>
        <w:rPr>
          <w:b/>
          <w:sz w:val="32"/>
        </w:rPr>
      </w:pPr>
    </w:p>
    <w:p w14:paraId="0486E8DC" w14:textId="77777777" w:rsidR="002D1AF9" w:rsidRDefault="002D1AF9" w:rsidP="003508C9">
      <w:pPr>
        <w:rPr>
          <w:b/>
          <w:sz w:val="32"/>
        </w:rPr>
      </w:pPr>
    </w:p>
    <w:p w14:paraId="4A0CC316" w14:textId="77777777" w:rsidR="002D1AF9" w:rsidRDefault="002D1AF9" w:rsidP="003508C9">
      <w:pPr>
        <w:rPr>
          <w:b/>
          <w:sz w:val="32"/>
        </w:rPr>
      </w:pPr>
      <w:r>
        <w:rPr>
          <w:b/>
          <w:noProof/>
          <w:sz w:val="32"/>
          <w:lang w:eastAsia="en-US"/>
        </w:rPr>
        <w:lastRenderedPageBreak/>
        <w:drawing>
          <wp:inline distT="0" distB="0" distL="0" distR="0" wp14:anchorId="240D7965" wp14:editId="17E512BE">
            <wp:extent cx="5943600" cy="2891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21 at 8.03.50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6441D501" w14:textId="77777777" w:rsidR="002D1AF9" w:rsidRDefault="002D1AF9" w:rsidP="003508C9">
      <w:pPr>
        <w:rPr>
          <w:b/>
          <w:sz w:val="32"/>
        </w:rPr>
      </w:pPr>
    </w:p>
    <w:p w14:paraId="76CC079E" w14:textId="5CAB3D54" w:rsidR="00FD4678" w:rsidRDefault="003508C9" w:rsidP="003508C9">
      <w:pPr>
        <w:rPr>
          <w:b/>
        </w:rPr>
      </w:pPr>
      <w:r>
        <w:rPr>
          <w:b/>
        </w:rPr>
        <w:tab/>
      </w:r>
      <w:r w:rsidR="00F763C0">
        <w:rPr>
          <w:b/>
        </w:rPr>
        <w:t>To get an estimate of what features are important towards mo</w:t>
      </w:r>
      <w:r w:rsidR="00FD4678">
        <w:rPr>
          <w:b/>
        </w:rPr>
        <w:t>deling, we estimate feature importance using Random Forest.</w:t>
      </w:r>
    </w:p>
    <w:p w14:paraId="44FDC3E8" w14:textId="02190638" w:rsidR="00732E9A" w:rsidRDefault="003508C9" w:rsidP="003508C9">
      <w:r>
        <w:tab/>
      </w:r>
      <w:r w:rsidR="00732E9A" w:rsidRPr="000612B5">
        <w:t xml:space="preserve">The general idea is to permute the values of each feature and measure how much the permutation decreases the accuracy of the model. </w:t>
      </w:r>
      <w:r w:rsidR="00E7795D" w:rsidRPr="000612B5">
        <w:t xml:space="preserve">For </w:t>
      </w:r>
      <w:r w:rsidR="00732E9A" w:rsidRPr="000612B5">
        <w:t>unimportant variables, the permutation should have little to no effect on model accuracy, while permuting important variables should significantly decrease it.</w:t>
      </w:r>
    </w:p>
    <w:p w14:paraId="4DCCEF8C" w14:textId="7916A4EE" w:rsidR="00FD4678" w:rsidRDefault="003508C9" w:rsidP="003508C9">
      <w:r>
        <w:tab/>
      </w:r>
      <w:r w:rsidR="00FD4678">
        <w:t>We select the Top 10 variables for modeling the data.</w:t>
      </w:r>
    </w:p>
    <w:p w14:paraId="70E746A2" w14:textId="2FCC111E" w:rsidR="00FD4678" w:rsidDel="00500CCA" w:rsidRDefault="00FD4678" w:rsidP="003508C9">
      <w:pPr>
        <w:rPr>
          <w:ins w:id="235" w:author="Mark,Goodhart" w:date="2018-08-01T16:51:00Z"/>
          <w:del w:id="236" w:author="Li, Yuchen" w:date="2018-08-14T11:00:00Z"/>
        </w:rPr>
      </w:pPr>
    </w:p>
    <w:p w14:paraId="42B96C1D" w14:textId="5E75618F" w:rsidR="00197E99" w:rsidRDefault="00197E99" w:rsidP="003508C9">
      <w:pPr>
        <w:rPr>
          <w:ins w:id="237" w:author="Mark,Goodhart" w:date="2018-08-01T16:51:00Z"/>
        </w:rPr>
      </w:pPr>
    </w:p>
    <w:p w14:paraId="0C2C2EFA" w14:textId="4E9E7B52" w:rsidR="00197E99" w:rsidRDefault="00500CCA" w:rsidP="00197E99">
      <w:pPr>
        <w:rPr>
          <w:ins w:id="238" w:author="Mark,Goodhart" w:date="2018-08-01T16:51:00Z"/>
        </w:rPr>
      </w:pPr>
      <w:ins w:id="239" w:author="Li, Yuchen" w:date="2018-08-14T11:00:00Z">
        <w:r>
          <w:tab/>
        </w:r>
      </w:ins>
      <w:ins w:id="240" w:author="Mark,Goodhart" w:date="2018-08-01T16:51:00Z">
        <w:r w:rsidR="00197E99">
          <w:t>Factors considered in the Opioid Predictive Model (</w:t>
        </w:r>
        <w:proofErr w:type="gramStart"/>
        <w:r w:rsidR="00197E99">
          <w:t>those bolded end</w:t>
        </w:r>
        <w:proofErr w:type="gramEnd"/>
        <w:r w:rsidR="00197E99">
          <w:t xml:space="preserve"> up driving the model):</w:t>
        </w:r>
      </w:ins>
    </w:p>
    <w:p w14:paraId="1612F2E2" w14:textId="033048A7" w:rsidR="00197E99" w:rsidDel="00DB4A14" w:rsidRDefault="00DB4A14" w:rsidP="00197E99">
      <w:pPr>
        <w:rPr>
          <w:ins w:id="241" w:author="Mark,Goodhart" w:date="2018-08-01T16:51:00Z"/>
          <w:del w:id="242" w:author="Li, Yuchen" w:date="2018-08-14T14:34:00Z"/>
        </w:rPr>
      </w:pPr>
      <w:ins w:id="243" w:author="Li, Yuchen" w:date="2018-08-14T14:34:00Z">
        <w:r>
          <w:tab/>
        </w:r>
      </w:ins>
      <w:ins w:id="244" w:author="Mark,Goodhart" w:date="2018-08-01T16:51:00Z">
        <w:r w:rsidR="00197E99">
          <w:t xml:space="preserve">The graph below shows the top-most factors that were considered in the model.  This included the factors considered most relevant before making any exclusions to the database.  For example, a diagnosis of cancer is high in the list, but this factor was actually treated as an exclusion factor (along with criteria defining patients in hospice care).  </w:t>
        </w:r>
      </w:ins>
    </w:p>
    <w:p w14:paraId="546EEFB2" w14:textId="77777777" w:rsidR="00197E99" w:rsidRDefault="00197E99" w:rsidP="00197E99">
      <w:pPr>
        <w:rPr>
          <w:ins w:id="245" w:author="Mark,Goodhart" w:date="2018-08-01T16:51:00Z"/>
        </w:rPr>
      </w:pPr>
    </w:p>
    <w:p w14:paraId="6FFC7535" w14:textId="30EDD554" w:rsidR="00197E99" w:rsidRDefault="00500CCA" w:rsidP="00197E99">
      <w:pPr>
        <w:rPr>
          <w:ins w:id="246" w:author="Mark,Goodhart" w:date="2018-08-01T16:51:00Z"/>
        </w:rPr>
      </w:pPr>
      <w:ins w:id="247" w:author="Li, Yuchen" w:date="2018-08-14T11:00:00Z">
        <w:r>
          <w:tab/>
        </w:r>
      </w:ins>
      <w:ins w:id="248" w:author="Mark,Goodhart" w:date="2018-08-01T16:51:00Z">
        <w:r w:rsidR="00197E99">
          <w:t>The demographic indicators available were rather sparse, but even with this limited palette, 4 among the 10 most important drivers were this category: Age, Race, Rural status, and Sex</w:t>
        </w:r>
      </w:ins>
    </w:p>
    <w:p w14:paraId="4329596E" w14:textId="370F7017" w:rsidR="00197E99" w:rsidDel="00DB4A14" w:rsidRDefault="00C32715" w:rsidP="00197E99">
      <w:pPr>
        <w:rPr>
          <w:ins w:id="249" w:author="Mark,Goodhart" w:date="2018-08-01T16:51:00Z"/>
          <w:del w:id="250" w:author="Li, Yuchen" w:date="2018-08-14T14:34:00Z"/>
        </w:rPr>
      </w:pPr>
      <w:ins w:id="251" w:author="Li, Yuchen" w:date="2018-08-14T11:16:00Z">
        <w:r>
          <w:tab/>
        </w:r>
      </w:ins>
      <w:ins w:id="252" w:author="Mark,Goodhart" w:date="2018-08-01T16:51:00Z">
        <w:r w:rsidR="00197E99">
          <w:t xml:space="preserve">The prescription-related characteristics composed the majority of the other model drivers: Total </w:t>
        </w:r>
        <w:proofErr w:type="spellStart"/>
        <w:r w:rsidR="00197E99">
          <w:t>Days</w:t>
        </w:r>
        <w:proofErr w:type="spellEnd"/>
        <w:r w:rsidR="00197E99">
          <w:t xml:space="preserve"> Supply for the measurement year being the most influential, and followed by many “drug type” tags associated with the members: opioid-related constipation medication, class of opioid (natural vs synthetic opioid prescriptions), prescriptions for good and bad potentiators, combinations of opioid plus drugs-of-interest (e.g., antidepressants, anti-psychotics, </w:t>
        </w:r>
        <w:proofErr w:type="spellStart"/>
        <w:r w:rsidR="00197E99">
          <w:t>benzodiazapenes</w:t>
        </w:r>
        <w:proofErr w:type="spellEnd"/>
        <w:r w:rsidR="00197E99">
          <w:t>)</w:t>
        </w:r>
      </w:ins>
    </w:p>
    <w:p w14:paraId="5A67EA76" w14:textId="77777777" w:rsidR="00197E99" w:rsidRDefault="00197E99" w:rsidP="00197E99">
      <w:pPr>
        <w:rPr>
          <w:ins w:id="253" w:author="Mark,Goodhart" w:date="2018-08-01T16:51:00Z"/>
        </w:rPr>
      </w:pPr>
    </w:p>
    <w:p w14:paraId="2458AF73" w14:textId="2F1DB781" w:rsidR="00197E99" w:rsidRDefault="00500CCA" w:rsidP="00197E99">
      <w:pPr>
        <w:rPr>
          <w:ins w:id="254" w:author="Mark,Goodhart" w:date="2018-08-01T16:51:00Z"/>
        </w:rPr>
      </w:pPr>
      <w:ins w:id="255" w:author="Li, Yuchen" w:date="2018-08-14T11:00:00Z">
        <w:r>
          <w:tab/>
        </w:r>
      </w:ins>
      <w:ins w:id="256" w:author="Mark,Goodhart" w:date="2018-08-01T16:51:00Z">
        <w:r w:rsidR="00197E99">
          <w:t>The diagnosis-related factors were also considered, with a diagnosis of Substance Use Disorder (used for alcohol addiction) being a major driver and a group of diagnoses collectively called mental health being a secondary driver.</w:t>
        </w:r>
      </w:ins>
    </w:p>
    <w:p w14:paraId="794F8420" w14:textId="6D7A546C" w:rsidR="00197E99" w:rsidRDefault="00500CCA" w:rsidP="00197E99">
      <w:pPr>
        <w:rPr>
          <w:ins w:id="257" w:author="Mark,Goodhart" w:date="2018-08-01T16:52:00Z"/>
        </w:rPr>
      </w:pPr>
      <w:ins w:id="258" w:author="Li, Yuchen" w:date="2018-08-14T11:00:00Z">
        <w:r>
          <w:lastRenderedPageBreak/>
          <w:tab/>
        </w:r>
      </w:ins>
      <w:ins w:id="259" w:author="Mark,Goodhart" w:date="2018-08-01T16:51:00Z">
        <w:r w:rsidR="00197E99">
          <w:t xml:space="preserve">Some factors that are strong proxies for OUD in the prediction year and that could be included as drivers were used in one version of the model and explicitly excluded in later versions – these included receiving at least </w:t>
        </w:r>
        <w:del w:id="260" w:author="Li, Yuchen" w:date="2018-08-14T11:00:00Z">
          <w:r w:rsidR="00197E99" w:rsidDel="00500CCA">
            <w:delText>one  prescription</w:delText>
          </w:r>
        </w:del>
      </w:ins>
      <w:ins w:id="261" w:author="Li, Yuchen" w:date="2018-08-14T11:00:00Z">
        <w:r>
          <w:t>one prescription</w:t>
        </w:r>
      </w:ins>
      <w:ins w:id="262" w:author="Mark,Goodhart" w:date="2018-08-01T16:51:00Z">
        <w:r w:rsidR="00197E99">
          <w:t xml:space="preserve"> for buprenorphine (a major factor if included) and the presence of an Overdose crisis event as identified by appropriate diagnosis codes.  </w:t>
        </w:r>
      </w:ins>
    </w:p>
    <w:p w14:paraId="4B6E1DE2" w14:textId="5A7D54B8" w:rsidR="00197E99" w:rsidRDefault="00197E99" w:rsidP="00197E99">
      <w:pPr>
        <w:rPr>
          <w:ins w:id="263" w:author="Mark,Goodhart" w:date="2018-08-01T16:52:00Z"/>
        </w:rPr>
      </w:pPr>
    </w:p>
    <w:p w14:paraId="15280D15" w14:textId="77777777" w:rsidR="00197E99" w:rsidRDefault="00197E99" w:rsidP="00197E99">
      <w:pPr>
        <w:rPr>
          <w:ins w:id="264" w:author="Mark,Goodhart" w:date="2018-08-01T16:51:00Z"/>
        </w:rPr>
      </w:pPr>
    </w:p>
    <w:p w14:paraId="7A8CA60C" w14:textId="77777777" w:rsidR="00197E99" w:rsidRDefault="00197E99" w:rsidP="00197E99">
      <w:pPr>
        <w:rPr>
          <w:ins w:id="265" w:author="Mark,Goodhart" w:date="2018-08-01T16:51:00Z"/>
        </w:rPr>
      </w:pPr>
      <w:ins w:id="266" w:author="Mark,Goodhart" w:date="2018-08-01T16:51:00Z">
        <w:r>
          <w:t xml:space="preserve"> </w:t>
        </w:r>
        <w:r>
          <w:rPr>
            <w:b/>
            <w:noProof/>
            <w:sz w:val="28"/>
          </w:rPr>
          <w:drawing>
            <wp:inline distT="0" distB="0" distL="0" distR="0" wp14:anchorId="2C40B238" wp14:editId="4901E4D0">
              <wp:extent cx="5875745" cy="3954780"/>
              <wp:effectExtent l="0" t="0" r="0" b="7620"/>
              <wp:docPr id="2" name="Picture 2" descr="Opioid/Screen%20Shot%202018-04-17%20at%209.19.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ioid/Screen%20Shot%202018-04-17%20at%209.19.53%20AM.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886388" cy="3961944"/>
                      </a:xfrm>
                      <a:prstGeom prst="rect">
                        <a:avLst/>
                      </a:prstGeom>
                      <a:noFill/>
                      <a:ln>
                        <a:noFill/>
                      </a:ln>
                      <a:extLst>
                        <a:ext uri="{53640926-AAD7-44D8-BBD7-CCE9431645EC}">
                          <a14:shadowObscured xmlns:a14="http://schemas.microsoft.com/office/drawing/2010/main"/>
                        </a:ext>
                      </a:extLst>
                    </pic:spPr>
                  </pic:pic>
                </a:graphicData>
              </a:graphic>
            </wp:inline>
          </w:drawing>
        </w:r>
      </w:ins>
    </w:p>
    <w:p w14:paraId="00CB2641" w14:textId="77777777" w:rsidR="00197E99" w:rsidRDefault="00197E99" w:rsidP="00197E99">
      <w:pPr>
        <w:rPr>
          <w:ins w:id="267" w:author="Mark,Goodhart" w:date="2018-08-01T16:51:00Z"/>
          <w:b/>
        </w:rPr>
      </w:pPr>
    </w:p>
    <w:p w14:paraId="0C8743E3" w14:textId="77777777" w:rsidR="00197E99" w:rsidRDefault="00197E99" w:rsidP="00197E99">
      <w:pPr>
        <w:rPr>
          <w:ins w:id="268" w:author="Mark,Goodhart" w:date="2018-08-01T16:51:00Z"/>
          <w:b/>
        </w:rPr>
      </w:pPr>
    </w:p>
    <w:p w14:paraId="3C441EC1" w14:textId="77777777" w:rsidR="00197E99" w:rsidRDefault="00197E99" w:rsidP="00197E99">
      <w:pPr>
        <w:rPr>
          <w:ins w:id="269" w:author="Mark,Goodhart" w:date="2018-08-01T16:51:00Z"/>
          <w:b/>
        </w:rPr>
      </w:pPr>
    </w:p>
    <w:p w14:paraId="1C5C9570" w14:textId="77777777" w:rsidR="00197E99" w:rsidRDefault="00197E99" w:rsidP="00197E99">
      <w:pPr>
        <w:rPr>
          <w:ins w:id="270" w:author="Mark,Goodhart" w:date="2018-08-01T16:51:00Z"/>
          <w:b/>
        </w:rPr>
      </w:pPr>
    </w:p>
    <w:p w14:paraId="26DDB837" w14:textId="77777777" w:rsidR="00197E99" w:rsidRPr="002C44EA" w:rsidRDefault="00197E99" w:rsidP="00197E99">
      <w:pPr>
        <w:rPr>
          <w:ins w:id="271" w:author="Mark,Goodhart" w:date="2018-08-01T16:51:00Z"/>
          <w:b/>
        </w:rPr>
      </w:pPr>
      <w:ins w:id="272" w:author="Mark,Goodhart" w:date="2018-08-01T16:51:00Z">
        <w:r w:rsidRPr="002C44EA">
          <w:rPr>
            <w:b/>
          </w:rPr>
          <w:t>Age (from Eligibility file)</w:t>
        </w:r>
      </w:ins>
    </w:p>
    <w:p w14:paraId="22F0D73F" w14:textId="77777777" w:rsidR="00197E99" w:rsidRPr="002C44EA" w:rsidRDefault="00197E99" w:rsidP="00197E99">
      <w:pPr>
        <w:rPr>
          <w:ins w:id="273" w:author="Mark,Goodhart" w:date="2018-08-01T16:51:00Z"/>
          <w:b/>
        </w:rPr>
      </w:pPr>
      <w:ins w:id="274" w:author="Mark,Goodhart" w:date="2018-08-01T16:51:00Z">
        <w:r w:rsidRPr="002C44EA">
          <w:rPr>
            <w:b/>
          </w:rPr>
          <w:t xml:space="preserve">Opioid days – sum of </w:t>
        </w:r>
        <w:proofErr w:type="spellStart"/>
        <w:r w:rsidRPr="002C44EA">
          <w:rPr>
            <w:b/>
          </w:rPr>
          <w:t>days</w:t>
        </w:r>
        <w:proofErr w:type="spellEnd"/>
        <w:r w:rsidRPr="002C44EA">
          <w:rPr>
            <w:b/>
          </w:rPr>
          <w:t xml:space="preserve"> supply of opioids during year</w:t>
        </w:r>
      </w:ins>
    </w:p>
    <w:p w14:paraId="0C7E4762" w14:textId="77777777" w:rsidR="00197E99" w:rsidRPr="00AE4C07" w:rsidRDefault="00197E99" w:rsidP="00197E99">
      <w:pPr>
        <w:rPr>
          <w:ins w:id="275" w:author="Mark,Goodhart" w:date="2018-08-01T16:51:00Z"/>
        </w:rPr>
      </w:pPr>
      <w:ins w:id="276" w:author="Mark,Goodhart" w:date="2018-08-01T16:51:00Z">
        <w:r w:rsidRPr="00AE4C07">
          <w:rPr>
            <w:highlight w:val="cyan"/>
          </w:rPr>
          <w:t>Buprenorphine1 – At least 1 buprenorphine Rx during year</w:t>
        </w:r>
      </w:ins>
    </w:p>
    <w:p w14:paraId="6385369E" w14:textId="77777777" w:rsidR="00197E99" w:rsidRPr="002C44EA" w:rsidRDefault="00197E99" w:rsidP="00197E99">
      <w:pPr>
        <w:rPr>
          <w:ins w:id="277" w:author="Mark,Goodhart" w:date="2018-08-01T16:51:00Z"/>
          <w:b/>
        </w:rPr>
      </w:pPr>
      <w:ins w:id="278" w:author="Mark,Goodhart" w:date="2018-08-01T16:51:00Z">
        <w:r w:rsidRPr="002C44EA">
          <w:rPr>
            <w:b/>
          </w:rPr>
          <w:t>Sud1 – 1+Diagnosis of Substance Use Disorder during year</w:t>
        </w:r>
      </w:ins>
    </w:p>
    <w:p w14:paraId="088D3833" w14:textId="77777777" w:rsidR="00197E99" w:rsidRPr="002C44EA" w:rsidRDefault="00197E99" w:rsidP="00197E99">
      <w:pPr>
        <w:rPr>
          <w:ins w:id="279" w:author="Mark,Goodhart" w:date="2018-08-01T16:51:00Z"/>
          <w:b/>
        </w:rPr>
      </w:pPr>
      <w:ins w:id="280" w:author="Mark,Goodhart" w:date="2018-08-01T16:51:00Z">
        <w:r w:rsidRPr="002C44EA">
          <w:rPr>
            <w:b/>
          </w:rPr>
          <w:t>STDRACE (from eligibility file)</w:t>
        </w:r>
      </w:ins>
    </w:p>
    <w:p w14:paraId="2CB1A61D" w14:textId="77777777" w:rsidR="00197E99" w:rsidRPr="002C44EA" w:rsidRDefault="00197E99" w:rsidP="00197E99">
      <w:pPr>
        <w:rPr>
          <w:ins w:id="281" w:author="Mark,Goodhart" w:date="2018-08-01T16:51:00Z"/>
          <w:b/>
        </w:rPr>
      </w:pPr>
      <w:ins w:id="282" w:author="Mark,Goodhart" w:date="2018-08-01T16:51:00Z">
        <w:r w:rsidRPr="002C44EA">
          <w:rPr>
            <w:b/>
          </w:rPr>
          <w:t>RURAL (from eligibility file)</w:t>
        </w:r>
      </w:ins>
    </w:p>
    <w:p w14:paraId="363E791B" w14:textId="77777777" w:rsidR="00197E99" w:rsidRPr="002C44EA" w:rsidRDefault="00197E99" w:rsidP="00197E99">
      <w:pPr>
        <w:rPr>
          <w:ins w:id="283" w:author="Mark,Goodhart" w:date="2018-08-01T16:51:00Z"/>
          <w:b/>
        </w:rPr>
      </w:pPr>
      <w:ins w:id="284" w:author="Mark,Goodhart" w:date="2018-08-01T16:51:00Z">
        <w:r w:rsidRPr="002C44EA">
          <w:rPr>
            <w:b/>
          </w:rPr>
          <w:t>SEX (from eligibility file)</w:t>
        </w:r>
      </w:ins>
    </w:p>
    <w:p w14:paraId="15B8E118" w14:textId="77777777" w:rsidR="00197E99" w:rsidRPr="002C44EA" w:rsidRDefault="00197E99" w:rsidP="00197E99">
      <w:pPr>
        <w:rPr>
          <w:ins w:id="285" w:author="Mark,Goodhart" w:date="2018-08-01T16:51:00Z"/>
          <w:b/>
        </w:rPr>
      </w:pPr>
      <w:ins w:id="286" w:author="Mark,Goodhart" w:date="2018-08-01T16:51:00Z">
        <w:r w:rsidRPr="002C44EA">
          <w:rPr>
            <w:b/>
          </w:rPr>
          <w:t xml:space="preserve">Op-lax1 - </w:t>
        </w:r>
        <w:r w:rsidRPr="002C44EA">
          <w:rPr>
            <w:rFonts w:ascii="Arial" w:eastAsia="Times New Roman" w:hAnsi="Arial" w:cs="Arial"/>
            <w:b/>
            <w:color w:val="000000"/>
            <w:sz w:val="20"/>
            <w:szCs w:val="20"/>
          </w:rPr>
          <w:t>At least 1 opioid laxative Rx during year</w:t>
        </w:r>
      </w:ins>
    </w:p>
    <w:p w14:paraId="70A018DA" w14:textId="77777777" w:rsidR="00197E99" w:rsidRPr="002C44EA" w:rsidRDefault="00197E99" w:rsidP="00197E99">
      <w:pPr>
        <w:rPr>
          <w:ins w:id="287" w:author="Mark,Goodhart" w:date="2018-08-01T16:51:00Z"/>
          <w:b/>
        </w:rPr>
      </w:pPr>
      <w:ins w:id="288" w:author="Mark,Goodhart" w:date="2018-08-01T16:51:00Z">
        <w:r w:rsidRPr="002C44EA">
          <w:rPr>
            <w:b/>
          </w:rPr>
          <w:t>Good Pot1 – At least 1 good potentiator Rx during year</w:t>
        </w:r>
      </w:ins>
    </w:p>
    <w:p w14:paraId="48E659CE" w14:textId="77777777" w:rsidR="00197E99" w:rsidRPr="00F77C51" w:rsidRDefault="00197E99" w:rsidP="00197E99">
      <w:pPr>
        <w:rPr>
          <w:ins w:id="289" w:author="Mark,Goodhart" w:date="2018-08-01T16:51:00Z"/>
          <w:color w:val="FF0000"/>
        </w:rPr>
      </w:pPr>
      <w:ins w:id="290" w:author="Mark,Goodhart" w:date="2018-08-01T16:51:00Z">
        <w:r w:rsidRPr="002C44EA">
          <w:rPr>
            <w:b/>
          </w:rPr>
          <w:t>Morphine1 – 1+</w:t>
        </w:r>
        <w:r w:rsidRPr="002C44EA">
          <w:rPr>
            <w:rFonts w:ascii="Arial" w:eastAsia="Times New Roman" w:hAnsi="Arial" w:cs="Arial"/>
            <w:b/>
            <w:sz w:val="20"/>
            <w:szCs w:val="20"/>
          </w:rPr>
          <w:t>P</w:t>
        </w:r>
        <w:r w:rsidRPr="002C44EA">
          <w:rPr>
            <w:rFonts w:ascii="Arial" w:eastAsia="Times New Roman" w:hAnsi="Arial" w:cs="Arial"/>
            <w:b/>
            <w:color w:val="000000"/>
            <w:sz w:val="20"/>
            <w:szCs w:val="20"/>
          </w:rPr>
          <w:t>rocedure Code for Morphine Injection during year</w:t>
        </w:r>
        <w:r>
          <w:rPr>
            <w:color w:val="FF0000"/>
          </w:rPr>
          <w:t xml:space="preserve">  </w:t>
        </w:r>
      </w:ins>
    </w:p>
    <w:p w14:paraId="4810225B" w14:textId="77777777" w:rsidR="00197E99" w:rsidRPr="001F26BC" w:rsidRDefault="00197E99" w:rsidP="00197E99">
      <w:pPr>
        <w:rPr>
          <w:ins w:id="291" w:author="Mark,Goodhart" w:date="2018-08-01T16:51:00Z"/>
          <w:strike/>
          <w:color w:val="FF0000"/>
        </w:rPr>
      </w:pPr>
      <w:ins w:id="292" w:author="Mark,Goodhart" w:date="2018-08-01T16:51:00Z">
        <w:r w:rsidRPr="001F26BC">
          <w:rPr>
            <w:strike/>
            <w:color w:val="FF0000"/>
          </w:rPr>
          <w:t>Cancer1 -</w:t>
        </w:r>
        <w:r w:rsidRPr="001F26BC">
          <w:rPr>
            <w:rFonts w:ascii="Arial" w:eastAsia="Times New Roman" w:hAnsi="Arial" w:cs="Arial"/>
            <w:strike/>
            <w:color w:val="FF0000"/>
            <w:sz w:val="20"/>
            <w:szCs w:val="20"/>
          </w:rPr>
          <w:t xml:space="preserve">1+ Diagnosis of </w:t>
        </w:r>
        <w:proofErr w:type="gramStart"/>
        <w:r w:rsidRPr="001F26BC">
          <w:rPr>
            <w:rFonts w:ascii="Arial" w:eastAsia="Times New Roman" w:hAnsi="Arial" w:cs="Arial"/>
            <w:strike/>
            <w:color w:val="FF0000"/>
            <w:sz w:val="20"/>
            <w:szCs w:val="20"/>
          </w:rPr>
          <w:t>Cancer</w:t>
        </w:r>
        <w:r w:rsidRPr="001F26BC">
          <w:rPr>
            <w:strike/>
            <w:color w:val="FF0000"/>
          </w:rPr>
          <w:t xml:space="preserve">  during</w:t>
        </w:r>
        <w:proofErr w:type="gramEnd"/>
        <w:r w:rsidRPr="001F26BC">
          <w:rPr>
            <w:strike/>
            <w:color w:val="FF0000"/>
          </w:rPr>
          <w:t xml:space="preserve"> year</w:t>
        </w:r>
      </w:ins>
    </w:p>
    <w:p w14:paraId="2E02D3D4" w14:textId="77777777" w:rsidR="00197E99" w:rsidRPr="002C44EA" w:rsidRDefault="00197E99" w:rsidP="00197E99">
      <w:pPr>
        <w:rPr>
          <w:ins w:id="293" w:author="Mark,Goodhart" w:date="2018-08-01T16:51:00Z"/>
          <w:rFonts w:ascii="Arial" w:eastAsia="Times New Roman" w:hAnsi="Arial" w:cs="Arial"/>
          <w:b/>
          <w:color w:val="000000"/>
          <w:sz w:val="20"/>
          <w:szCs w:val="20"/>
        </w:rPr>
      </w:pPr>
      <w:ins w:id="294" w:author="Mark,Goodhart" w:date="2018-08-01T16:51:00Z">
        <w:r w:rsidRPr="002C44EA">
          <w:rPr>
            <w:b/>
          </w:rPr>
          <w:lastRenderedPageBreak/>
          <w:t xml:space="preserve">Syn_opioid1 - </w:t>
        </w:r>
        <w:r w:rsidRPr="002C44EA">
          <w:rPr>
            <w:rFonts w:ascii="Arial" w:eastAsia="Times New Roman" w:hAnsi="Arial" w:cs="Arial"/>
            <w:b/>
            <w:color w:val="000000"/>
            <w:sz w:val="20"/>
            <w:szCs w:val="20"/>
          </w:rPr>
          <w:t>At least 1 synthetic opioid Rx during year</w:t>
        </w:r>
      </w:ins>
    </w:p>
    <w:p w14:paraId="3D852C88" w14:textId="77777777" w:rsidR="00197E99" w:rsidRDefault="00197E99" w:rsidP="00197E99">
      <w:pPr>
        <w:rPr>
          <w:ins w:id="295" w:author="Mark,Goodhart" w:date="2018-08-01T16:51:00Z"/>
        </w:rPr>
      </w:pPr>
      <w:ins w:id="296" w:author="Mark,Goodhart" w:date="2018-08-01T16:51:00Z">
        <w:r w:rsidRPr="002C44EA">
          <w:rPr>
            <w:b/>
          </w:rPr>
          <w:t>Nat_opioid1 – At least 1 natural opioid Rx during year</w:t>
        </w:r>
      </w:ins>
    </w:p>
    <w:p w14:paraId="390A1FF1" w14:textId="77777777" w:rsidR="00197E99" w:rsidRPr="00AE4C07" w:rsidRDefault="00197E99" w:rsidP="00197E99">
      <w:pPr>
        <w:rPr>
          <w:ins w:id="297" w:author="Mark,Goodhart" w:date="2018-08-01T16:51:00Z"/>
          <w:b/>
        </w:rPr>
      </w:pPr>
      <w:ins w:id="298" w:author="Mark,Goodhart" w:date="2018-08-01T16:51:00Z">
        <w:r w:rsidRPr="00AE4C07">
          <w:rPr>
            <w:b/>
          </w:rPr>
          <w:t xml:space="preserve">Bad-pot1 - </w:t>
        </w:r>
        <w:r w:rsidRPr="00AE4C07">
          <w:rPr>
            <w:rFonts w:ascii="Arial" w:eastAsia="Times New Roman" w:hAnsi="Arial" w:cs="Arial"/>
            <w:b/>
            <w:color w:val="000000"/>
            <w:sz w:val="20"/>
            <w:szCs w:val="20"/>
          </w:rPr>
          <w:t>At least 1 bad potentiator Rx during year</w:t>
        </w:r>
        <w:r w:rsidRPr="00AE4C07">
          <w:rPr>
            <w:b/>
          </w:rPr>
          <w:t xml:space="preserve"> </w:t>
        </w:r>
      </w:ins>
    </w:p>
    <w:p w14:paraId="547845C7" w14:textId="77777777" w:rsidR="00197E99" w:rsidRPr="00AE4C07" w:rsidRDefault="00197E99" w:rsidP="00197E99">
      <w:pPr>
        <w:rPr>
          <w:ins w:id="299" w:author="Mark,Goodhart" w:date="2018-08-01T16:51:00Z"/>
          <w:b/>
        </w:rPr>
      </w:pPr>
      <w:ins w:id="300" w:author="Mark,Goodhart" w:date="2018-08-01T16:51:00Z">
        <w:r w:rsidRPr="00AE4C07">
          <w:rPr>
            <w:b/>
          </w:rPr>
          <w:t xml:space="preserve">Od-1 - </w:t>
        </w:r>
        <w:r w:rsidRPr="00AE4C07">
          <w:rPr>
            <w:rFonts w:ascii="Arial" w:eastAsia="Times New Roman" w:hAnsi="Arial" w:cs="Arial"/>
            <w:b/>
            <w:color w:val="000000"/>
            <w:sz w:val="20"/>
            <w:szCs w:val="20"/>
          </w:rPr>
          <w:t>1+ Overdose due to Opioids (Poisoning, Accidental Poisoning) during year</w:t>
        </w:r>
      </w:ins>
    </w:p>
    <w:p w14:paraId="2519CC58" w14:textId="77777777" w:rsidR="00197E99" w:rsidRPr="00AE4C07" w:rsidRDefault="00197E99" w:rsidP="00197E99">
      <w:pPr>
        <w:rPr>
          <w:ins w:id="301" w:author="Mark,Goodhart" w:date="2018-08-01T16:51:00Z"/>
          <w:b/>
        </w:rPr>
      </w:pPr>
      <w:ins w:id="302" w:author="Mark,Goodhart" w:date="2018-08-01T16:51:00Z">
        <w:r w:rsidRPr="00AE4C07">
          <w:rPr>
            <w:b/>
          </w:rPr>
          <w:t xml:space="preserve">Mh1 - </w:t>
        </w:r>
        <w:r w:rsidRPr="00AE4C07">
          <w:rPr>
            <w:rFonts w:ascii="Arial" w:eastAsia="Times New Roman" w:hAnsi="Arial" w:cs="Arial"/>
            <w:b/>
            <w:color w:val="000000"/>
            <w:sz w:val="20"/>
            <w:szCs w:val="20"/>
          </w:rPr>
          <w:t>Diagnosis of Mental Health Disorder during year</w:t>
        </w:r>
        <w:r w:rsidRPr="00AE4C07">
          <w:rPr>
            <w:b/>
          </w:rPr>
          <w:t xml:space="preserve"> </w:t>
        </w:r>
      </w:ins>
    </w:p>
    <w:p w14:paraId="69C118C5" w14:textId="77777777" w:rsidR="00197E99" w:rsidRPr="00E621AF" w:rsidRDefault="00197E99" w:rsidP="00197E99">
      <w:pPr>
        <w:rPr>
          <w:ins w:id="303" w:author="Mark,Goodhart" w:date="2018-08-01T16:51:00Z"/>
          <w:rFonts w:ascii="Arial" w:eastAsia="Times New Roman" w:hAnsi="Arial" w:cs="Arial"/>
          <w:color w:val="000000"/>
          <w:sz w:val="20"/>
          <w:szCs w:val="20"/>
        </w:rPr>
      </w:pPr>
      <w:ins w:id="304" w:author="Mark,Goodhart" w:date="2018-08-01T16:51:00Z">
        <w:r>
          <w:t>AntiPsychotic1</w:t>
        </w:r>
        <w:r w:rsidRPr="00466B68">
          <w:t xml:space="preserve"> </w:t>
        </w:r>
        <w:r>
          <w:t xml:space="preserve">- </w:t>
        </w:r>
        <w:r w:rsidRPr="00E621AF">
          <w:rPr>
            <w:rFonts w:ascii="Arial" w:eastAsia="Times New Roman" w:hAnsi="Arial" w:cs="Arial"/>
            <w:color w:val="000000"/>
            <w:sz w:val="20"/>
            <w:szCs w:val="20"/>
          </w:rPr>
          <w:t>At least 1 anti</w:t>
        </w:r>
        <w:r>
          <w:rPr>
            <w:rFonts w:ascii="Arial" w:eastAsia="Times New Roman" w:hAnsi="Arial" w:cs="Arial"/>
            <w:color w:val="000000"/>
            <w:sz w:val="20"/>
            <w:szCs w:val="20"/>
          </w:rPr>
          <w:t>psychotic</w:t>
        </w:r>
        <w:r w:rsidRPr="00E621AF">
          <w:rPr>
            <w:rFonts w:ascii="Arial" w:eastAsia="Times New Roman" w:hAnsi="Arial" w:cs="Arial"/>
            <w:color w:val="000000"/>
            <w:sz w:val="20"/>
            <w:szCs w:val="20"/>
          </w:rPr>
          <w:t xml:space="preserve"> Rx during year</w:t>
        </w:r>
      </w:ins>
    </w:p>
    <w:p w14:paraId="2FE01E60" w14:textId="77777777" w:rsidR="00197E99" w:rsidRPr="00E621AF" w:rsidRDefault="00197E99" w:rsidP="00197E99">
      <w:pPr>
        <w:rPr>
          <w:ins w:id="305" w:author="Mark,Goodhart" w:date="2018-08-01T16:51:00Z"/>
          <w:rFonts w:ascii="Arial" w:eastAsia="Times New Roman" w:hAnsi="Arial" w:cs="Arial"/>
          <w:color w:val="000000"/>
          <w:sz w:val="20"/>
          <w:szCs w:val="20"/>
        </w:rPr>
      </w:pPr>
      <w:ins w:id="306" w:author="Mark,Goodhart" w:date="2018-08-01T16:51:00Z">
        <w:r>
          <w:t xml:space="preserve">Antidepressant1 - </w:t>
        </w:r>
        <w:r w:rsidRPr="00E621AF">
          <w:rPr>
            <w:rFonts w:ascii="Arial" w:eastAsia="Times New Roman" w:hAnsi="Arial" w:cs="Arial"/>
            <w:color w:val="000000"/>
            <w:sz w:val="20"/>
            <w:szCs w:val="20"/>
          </w:rPr>
          <w:t>At least 1 antidepressant Rx during year</w:t>
        </w:r>
      </w:ins>
    </w:p>
    <w:p w14:paraId="43FA166D" w14:textId="77777777" w:rsidR="00197E99" w:rsidRDefault="00197E99" w:rsidP="00197E99">
      <w:pPr>
        <w:rPr>
          <w:ins w:id="307" w:author="Mark,Goodhart" w:date="2018-08-01T16:51:00Z"/>
        </w:rPr>
      </w:pPr>
      <w:proofErr w:type="spellStart"/>
      <w:ins w:id="308" w:author="Mark,Goodhart" w:date="2018-08-01T16:51:00Z">
        <w:r>
          <w:t>Op_psy</w:t>
        </w:r>
        <w:proofErr w:type="spellEnd"/>
        <w:r>
          <w:t xml:space="preserve"> - </w:t>
        </w:r>
        <w:r w:rsidRPr="00E621AF">
          <w:rPr>
            <w:rFonts w:ascii="Arial" w:eastAsia="Times New Roman" w:hAnsi="Arial" w:cs="Arial"/>
            <w:color w:val="000000"/>
            <w:sz w:val="20"/>
            <w:szCs w:val="20"/>
          </w:rPr>
          <w:t xml:space="preserve">At least 1 opioid &amp; 1 antidepressant </w:t>
        </w:r>
        <w:r>
          <w:rPr>
            <w:rFonts w:ascii="Arial" w:eastAsia="Times New Roman" w:hAnsi="Arial" w:cs="Arial"/>
            <w:color w:val="000000"/>
            <w:sz w:val="20"/>
            <w:szCs w:val="20"/>
          </w:rPr>
          <w:t xml:space="preserve">Rx </w:t>
        </w:r>
        <w:r w:rsidRPr="00E621AF">
          <w:rPr>
            <w:rFonts w:ascii="Arial" w:eastAsia="Times New Roman" w:hAnsi="Arial" w:cs="Arial"/>
            <w:color w:val="000000"/>
            <w:sz w:val="20"/>
            <w:szCs w:val="20"/>
          </w:rPr>
          <w:t>during year</w:t>
        </w:r>
      </w:ins>
    </w:p>
    <w:p w14:paraId="6C3B2D5C" w14:textId="77777777" w:rsidR="00197E99" w:rsidRPr="00E621AF" w:rsidRDefault="00197E99" w:rsidP="00197E99">
      <w:pPr>
        <w:rPr>
          <w:ins w:id="309" w:author="Mark,Goodhart" w:date="2018-08-01T16:51:00Z"/>
          <w:rFonts w:ascii="Arial" w:eastAsia="Times New Roman" w:hAnsi="Arial" w:cs="Arial"/>
          <w:color w:val="000000"/>
          <w:sz w:val="20"/>
          <w:szCs w:val="20"/>
        </w:rPr>
      </w:pPr>
      <w:ins w:id="310" w:author="Mark,Goodhart" w:date="2018-08-01T16:51:00Z">
        <w:r>
          <w:t xml:space="preserve">Benzodiazapene1 - </w:t>
        </w:r>
        <w:r w:rsidRPr="00E621AF">
          <w:rPr>
            <w:rFonts w:ascii="Arial" w:eastAsia="Times New Roman" w:hAnsi="Arial" w:cs="Arial"/>
            <w:color w:val="000000"/>
            <w:sz w:val="20"/>
            <w:szCs w:val="20"/>
          </w:rPr>
          <w:t>At least 1 benzodiazepine Rx during year</w:t>
        </w:r>
      </w:ins>
    </w:p>
    <w:p w14:paraId="3548137D" w14:textId="77777777" w:rsidR="00197E99" w:rsidRPr="00E621AF" w:rsidRDefault="00197E99" w:rsidP="00197E99">
      <w:pPr>
        <w:rPr>
          <w:ins w:id="311" w:author="Mark,Goodhart" w:date="2018-08-01T16:51:00Z"/>
          <w:rFonts w:ascii="Arial" w:eastAsia="Times New Roman" w:hAnsi="Arial" w:cs="Arial"/>
          <w:color w:val="000000"/>
          <w:sz w:val="20"/>
          <w:szCs w:val="20"/>
        </w:rPr>
      </w:pPr>
      <w:ins w:id="312" w:author="Mark,Goodhart" w:date="2018-08-01T16:51:00Z">
        <w:r>
          <w:t xml:space="preserve">Long-acting - </w:t>
        </w:r>
        <w:r w:rsidRPr="00E621AF">
          <w:rPr>
            <w:rFonts w:ascii="Arial" w:eastAsia="Times New Roman" w:hAnsi="Arial" w:cs="Arial"/>
            <w:color w:val="000000"/>
            <w:sz w:val="20"/>
            <w:szCs w:val="20"/>
          </w:rPr>
          <w:t xml:space="preserve">Long Acting Opioid Rx based on </w:t>
        </w:r>
        <w:proofErr w:type="spellStart"/>
        <w:r w:rsidRPr="00E621AF">
          <w:rPr>
            <w:rFonts w:ascii="Arial" w:eastAsia="Times New Roman" w:hAnsi="Arial" w:cs="Arial"/>
            <w:color w:val="000000"/>
            <w:sz w:val="20"/>
            <w:szCs w:val="20"/>
          </w:rPr>
          <w:t>generid</w:t>
        </w:r>
        <w:proofErr w:type="spellEnd"/>
        <w:r w:rsidRPr="00E621AF">
          <w:rPr>
            <w:rFonts w:ascii="Arial" w:eastAsia="Times New Roman" w:hAnsi="Arial" w:cs="Arial"/>
            <w:color w:val="000000"/>
            <w:sz w:val="20"/>
            <w:szCs w:val="20"/>
          </w:rPr>
          <w:t xml:space="preserve"> = 1; else = 0</w:t>
        </w:r>
      </w:ins>
    </w:p>
    <w:p w14:paraId="29207FFF" w14:textId="77777777" w:rsidR="00197E99" w:rsidRDefault="00197E99" w:rsidP="00197E99">
      <w:pPr>
        <w:rPr>
          <w:ins w:id="313" w:author="Mark,Goodhart" w:date="2018-08-01T16:51:00Z"/>
        </w:rPr>
      </w:pPr>
      <w:ins w:id="314" w:author="Mark,Goodhart" w:date="2018-08-01T16:51:00Z">
        <w:r>
          <w:t xml:space="preserve">Oudr1 - </w:t>
        </w:r>
        <w:r w:rsidRPr="00E621AF">
          <w:rPr>
            <w:rFonts w:ascii="Arial" w:eastAsia="Times New Roman" w:hAnsi="Arial" w:cs="Arial"/>
            <w:color w:val="000000"/>
            <w:sz w:val="20"/>
            <w:szCs w:val="20"/>
          </w:rPr>
          <w:t>Opioid Use Disorder in Remission during year</w:t>
        </w:r>
        <w:r>
          <w:t xml:space="preserve"> </w:t>
        </w:r>
      </w:ins>
    </w:p>
    <w:p w14:paraId="5EDB2E74" w14:textId="77777777" w:rsidR="00197E99" w:rsidRDefault="00197E99" w:rsidP="00197E99">
      <w:pPr>
        <w:rPr>
          <w:ins w:id="315" w:author="Mark,Goodhart" w:date="2018-08-01T16:51:00Z"/>
        </w:rPr>
      </w:pPr>
      <w:proofErr w:type="spellStart"/>
      <w:ins w:id="316" w:author="Mark,Goodhart" w:date="2018-08-01T16:51:00Z">
        <w:r>
          <w:t>Op_dep</w:t>
        </w:r>
        <w:proofErr w:type="spellEnd"/>
        <w:r>
          <w:t xml:space="preserve"> - </w:t>
        </w:r>
        <w:r w:rsidRPr="00E621AF">
          <w:rPr>
            <w:rFonts w:ascii="Arial" w:eastAsia="Times New Roman" w:hAnsi="Arial" w:cs="Arial"/>
            <w:color w:val="000000"/>
            <w:sz w:val="20"/>
            <w:szCs w:val="20"/>
          </w:rPr>
          <w:t xml:space="preserve">At least 1 opioid &amp; 1 antidepressant </w:t>
        </w:r>
        <w:r>
          <w:rPr>
            <w:rFonts w:ascii="Arial" w:eastAsia="Times New Roman" w:hAnsi="Arial" w:cs="Arial"/>
            <w:color w:val="000000"/>
            <w:sz w:val="20"/>
            <w:szCs w:val="20"/>
          </w:rPr>
          <w:t xml:space="preserve">Rx </w:t>
        </w:r>
        <w:r w:rsidRPr="00E621AF">
          <w:rPr>
            <w:rFonts w:ascii="Arial" w:eastAsia="Times New Roman" w:hAnsi="Arial" w:cs="Arial"/>
            <w:color w:val="000000"/>
            <w:sz w:val="20"/>
            <w:szCs w:val="20"/>
          </w:rPr>
          <w:t>during year</w:t>
        </w:r>
      </w:ins>
    </w:p>
    <w:p w14:paraId="199209A9" w14:textId="77777777" w:rsidR="00197E99" w:rsidRDefault="00197E99" w:rsidP="00197E99">
      <w:pPr>
        <w:rPr>
          <w:ins w:id="317" w:author="Mark,Goodhart" w:date="2018-08-01T16:51:00Z"/>
        </w:rPr>
      </w:pPr>
      <w:ins w:id="318" w:author="Mark,Goodhart" w:date="2018-08-01T16:51:00Z">
        <w:r>
          <w:t xml:space="preserve">Semi_opioid1 - </w:t>
        </w:r>
        <w:r w:rsidRPr="00E621AF">
          <w:rPr>
            <w:rFonts w:ascii="Arial" w:eastAsia="Times New Roman" w:hAnsi="Arial" w:cs="Arial"/>
            <w:color w:val="000000"/>
            <w:sz w:val="20"/>
            <w:szCs w:val="20"/>
          </w:rPr>
          <w:t>At least 1 semi-synthetic opioid Rx during year</w:t>
        </w:r>
      </w:ins>
    </w:p>
    <w:p w14:paraId="128952FE" w14:textId="77777777" w:rsidR="00197E99" w:rsidRDefault="00197E99" w:rsidP="00197E99">
      <w:pPr>
        <w:rPr>
          <w:ins w:id="319" w:author="Mark,Goodhart" w:date="2018-08-01T16:51:00Z"/>
        </w:rPr>
      </w:pPr>
      <w:proofErr w:type="spellStart"/>
      <w:ins w:id="320" w:author="Mark,Goodhart" w:date="2018-08-01T16:51:00Z">
        <w:r>
          <w:t>Op_</w:t>
        </w:r>
        <w:proofErr w:type="gramStart"/>
        <w:r>
          <w:t>benz</w:t>
        </w:r>
        <w:proofErr w:type="spellEnd"/>
        <w:r w:rsidRPr="003A4B3E">
          <w:rPr>
            <w:rFonts w:ascii="Arial" w:eastAsia="Times New Roman" w:hAnsi="Arial" w:cs="Arial"/>
            <w:color w:val="000000"/>
            <w:sz w:val="20"/>
            <w:szCs w:val="20"/>
          </w:rPr>
          <w:t xml:space="preserve"> </w:t>
        </w:r>
        <w:r>
          <w:rPr>
            <w:rFonts w:ascii="Arial" w:eastAsia="Times New Roman" w:hAnsi="Arial" w:cs="Arial"/>
            <w:color w:val="000000"/>
            <w:sz w:val="20"/>
            <w:szCs w:val="20"/>
          </w:rPr>
          <w:t xml:space="preserve"> -</w:t>
        </w:r>
        <w:proofErr w:type="gramEnd"/>
        <w:r>
          <w:rPr>
            <w:rFonts w:ascii="Arial" w:eastAsia="Times New Roman" w:hAnsi="Arial" w:cs="Arial"/>
            <w:color w:val="000000"/>
            <w:sz w:val="20"/>
            <w:szCs w:val="20"/>
          </w:rPr>
          <w:t xml:space="preserve"> </w:t>
        </w:r>
        <w:r w:rsidRPr="00E621AF">
          <w:rPr>
            <w:rFonts w:ascii="Arial" w:eastAsia="Times New Roman" w:hAnsi="Arial" w:cs="Arial"/>
            <w:color w:val="000000"/>
            <w:sz w:val="20"/>
            <w:szCs w:val="20"/>
          </w:rPr>
          <w:t>At least 1 opioid &amp; 1 benzodiazepine during year</w:t>
        </w:r>
      </w:ins>
    </w:p>
    <w:p w14:paraId="39418F66" w14:textId="77777777" w:rsidR="00197E99" w:rsidRDefault="00197E99" w:rsidP="00197E99">
      <w:pPr>
        <w:rPr>
          <w:ins w:id="321" w:author="Mark,Goodhart" w:date="2018-08-01T16:51:00Z"/>
        </w:rPr>
      </w:pPr>
      <w:ins w:id="322" w:author="Mark,Goodhart" w:date="2018-08-01T16:51:00Z">
        <w:r>
          <w:t>Treat_rx1</w:t>
        </w:r>
        <w:proofErr w:type="gramStart"/>
        <w:r>
          <w:t xml:space="preserve">- </w:t>
        </w:r>
        <w:r w:rsidRPr="003A4B3E">
          <w:rPr>
            <w:rFonts w:ascii="Arial" w:eastAsia="Times New Roman" w:hAnsi="Arial" w:cs="Arial"/>
            <w:color w:val="000000"/>
            <w:sz w:val="20"/>
            <w:szCs w:val="20"/>
          </w:rPr>
          <w:t xml:space="preserve"> </w:t>
        </w:r>
        <w:r w:rsidRPr="00E621AF">
          <w:rPr>
            <w:rFonts w:ascii="Arial" w:eastAsia="Times New Roman" w:hAnsi="Arial" w:cs="Arial"/>
            <w:color w:val="000000"/>
            <w:sz w:val="20"/>
            <w:szCs w:val="20"/>
          </w:rPr>
          <w:t>Injection</w:t>
        </w:r>
        <w:proofErr w:type="gramEnd"/>
        <w:r w:rsidRPr="00E621AF">
          <w:rPr>
            <w:rFonts w:ascii="Arial" w:eastAsia="Times New Roman" w:hAnsi="Arial" w:cs="Arial"/>
            <w:color w:val="000000"/>
            <w:sz w:val="20"/>
            <w:szCs w:val="20"/>
          </w:rPr>
          <w:t xml:space="preserve"> of Naloxone or Buprenorphine to Treat Opioid Addiction</w:t>
        </w:r>
      </w:ins>
    </w:p>
    <w:p w14:paraId="23270D94" w14:textId="14FE245F" w:rsidR="00197E99" w:rsidRDefault="00197E99" w:rsidP="00197E99">
      <w:pPr>
        <w:rPr>
          <w:ins w:id="323" w:author="Mark,Goodhart" w:date="2018-08-01T16:51:00Z"/>
        </w:rPr>
      </w:pPr>
      <w:ins w:id="324" w:author="Mark,Goodhart" w:date="2018-08-01T16:51:00Z">
        <w:r>
          <w:t>… plus 15 more variables (including the 7+days initial prescription as a factor).  This, together with synthetic vs natu</w:t>
        </w:r>
      </w:ins>
      <w:ins w:id="325" w:author="Mark,Goodhart" w:date="2018-08-01T16:54:00Z">
        <w:r>
          <w:t>r</w:t>
        </w:r>
      </w:ins>
      <w:ins w:id="326" w:author="Mark,Goodhart" w:date="2018-08-01T16:51:00Z">
        <w:r>
          <w:t xml:space="preserve">al, were used in the original IBM research work, but were split out in this modeling construct. </w:t>
        </w:r>
      </w:ins>
    </w:p>
    <w:p w14:paraId="582CA0A9" w14:textId="77777777" w:rsidR="00197E99" w:rsidRDefault="00197E99" w:rsidP="003508C9"/>
    <w:p w14:paraId="29258B93" w14:textId="3C8AAA3B" w:rsidR="009F0DBA" w:rsidRDefault="00DE693C" w:rsidP="003508C9">
      <w:pPr>
        <w:rPr>
          <w:b/>
          <w:sz w:val="28"/>
        </w:rPr>
      </w:pPr>
      <w:del w:id="327" w:author="Mark,Goodhart" w:date="2018-08-01T16:52:00Z">
        <w:r w:rsidDel="00197E99">
          <w:rPr>
            <w:b/>
            <w:noProof/>
            <w:sz w:val="28"/>
            <w:lang w:eastAsia="en-US"/>
          </w:rPr>
          <w:drawing>
            <wp:inline distT="0" distB="0" distL="0" distR="0" wp14:anchorId="626A13DA" wp14:editId="2EB17DD7">
              <wp:extent cx="5984240" cy="4027805"/>
              <wp:effectExtent l="0" t="0" r="0" b="0"/>
              <wp:docPr id="1" name="Picture 1" descr="Opioid/Screen%20Shot%202018-04-17%20at%209.19.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ioid/Screen%20Shot%202018-04-17%20at%209.19.53%20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5984240" cy="4027805"/>
                      </a:xfrm>
                      <a:prstGeom prst="rect">
                        <a:avLst/>
                      </a:prstGeom>
                      <a:noFill/>
                      <a:ln>
                        <a:noFill/>
                      </a:ln>
                      <a:extLst>
                        <a:ext uri="{53640926-AAD7-44D8-BBD7-CCE9431645EC}">
                          <a14:shadowObscured xmlns:a14="http://schemas.microsoft.com/office/drawing/2010/main"/>
                        </a:ext>
                      </a:extLst>
                    </pic:spPr>
                  </pic:pic>
                </a:graphicData>
              </a:graphic>
            </wp:inline>
          </w:drawing>
        </w:r>
      </w:del>
    </w:p>
    <w:p w14:paraId="5AFF8D35" w14:textId="74BC65C9" w:rsidR="00713207" w:rsidRDefault="00713207" w:rsidP="003508C9"/>
    <w:p w14:paraId="1C7540CC" w14:textId="635D3B28" w:rsidR="00FD4678" w:rsidRDefault="00FD4678" w:rsidP="0062092A">
      <w:pPr>
        <w:pStyle w:val="Heading1"/>
      </w:pPr>
      <w:r w:rsidRPr="00FD4678">
        <w:t>Data Modeling:</w:t>
      </w:r>
    </w:p>
    <w:p w14:paraId="17F8FE16" w14:textId="04FEBD71" w:rsidR="00FD4678" w:rsidRDefault="003508C9" w:rsidP="003508C9">
      <w:r>
        <w:tab/>
      </w:r>
      <w:r w:rsidR="008B3B34">
        <w:t xml:space="preserve">The data that we have is highly imbalanced. </w:t>
      </w:r>
      <w:r w:rsidR="00FD4678">
        <w:t>There are a few ways to deal with imbalanced data.</w:t>
      </w:r>
    </w:p>
    <w:p w14:paraId="6ADCF01C" w14:textId="5D84944E" w:rsidR="00086308" w:rsidRDefault="003508C9" w:rsidP="003508C9">
      <w:r>
        <w:tab/>
      </w:r>
      <w:r w:rsidR="00FD4678">
        <w:t xml:space="preserve">While modeling, we can apply </w:t>
      </w:r>
      <w:r w:rsidR="00A97C56">
        <w:t xml:space="preserve">class </w:t>
      </w:r>
      <w:r w:rsidR="00FD4678">
        <w:t xml:space="preserve">weights to the algorithm </w:t>
      </w:r>
      <w:r w:rsidR="00086308">
        <w:t>which are used to correct the imbalance.</w:t>
      </w:r>
    </w:p>
    <w:p w14:paraId="0EAEB9D2" w14:textId="29C416F2" w:rsidR="00086308" w:rsidRDefault="00086308" w:rsidP="003508C9">
      <w:pPr>
        <w:pStyle w:val="ListParagraph"/>
        <w:numPr>
          <w:ilvl w:val="0"/>
          <w:numId w:val="7"/>
        </w:numPr>
      </w:pPr>
      <w:r>
        <w:t>Over</w:t>
      </w:r>
      <w:ins w:id="328" w:author="Li, Yuchen" w:date="2018-08-14T14:35:00Z">
        <w:r w:rsidR="002A70A1">
          <w:t>-</w:t>
        </w:r>
      </w:ins>
      <w:r>
        <w:t>sample the minority class to match the majority class.</w:t>
      </w:r>
    </w:p>
    <w:p w14:paraId="1AD232F1" w14:textId="79FA823A" w:rsidR="00086308" w:rsidRDefault="00086308" w:rsidP="003508C9">
      <w:pPr>
        <w:pStyle w:val="ListParagraph"/>
        <w:numPr>
          <w:ilvl w:val="0"/>
          <w:numId w:val="7"/>
        </w:numPr>
      </w:pPr>
      <w:r>
        <w:t>Under</w:t>
      </w:r>
      <w:ins w:id="329" w:author="Li, Yuchen" w:date="2018-08-14T11:16:00Z">
        <w:r w:rsidR="007F2DAE">
          <w:t>-s</w:t>
        </w:r>
      </w:ins>
      <w:del w:id="330" w:author="Li, Yuchen" w:date="2018-08-14T11:16:00Z">
        <w:r w:rsidDel="007F2DAE">
          <w:delText>s</w:delText>
        </w:r>
      </w:del>
      <w:r>
        <w:t>ample the majority class to match the minority class.</w:t>
      </w:r>
    </w:p>
    <w:p w14:paraId="1E58D3C8" w14:textId="76709E72" w:rsidR="00D71855" w:rsidRDefault="00086308" w:rsidP="003508C9">
      <w:pPr>
        <w:pStyle w:val="ListParagraph"/>
        <w:numPr>
          <w:ilvl w:val="0"/>
          <w:numId w:val="7"/>
        </w:numPr>
      </w:pPr>
      <w:r>
        <w:t xml:space="preserve">Generate </w:t>
      </w:r>
      <w:r w:rsidR="00D71855">
        <w:t>synthetic samples of the minority class using SMOTE.</w:t>
      </w:r>
    </w:p>
    <w:p w14:paraId="6F7771B9" w14:textId="5FEEC62E" w:rsidR="00080F9E" w:rsidRDefault="003508C9" w:rsidP="003508C9">
      <w:r>
        <w:tab/>
      </w:r>
      <w:r w:rsidR="00D71855">
        <w:t>We will explore and compare results using these methods.</w:t>
      </w:r>
    </w:p>
    <w:p w14:paraId="6346C200" w14:textId="77777777" w:rsidR="00080F9E" w:rsidRDefault="00080F9E" w:rsidP="003508C9">
      <w:pPr>
        <w:pStyle w:val="Heading1"/>
      </w:pPr>
      <w:r w:rsidRPr="00080F9E">
        <w:t>Using Class Weights:</w:t>
      </w:r>
    </w:p>
    <w:p w14:paraId="02F7C57C" w14:textId="388D5C54" w:rsidR="00080F9E" w:rsidRDefault="003508C9" w:rsidP="003508C9">
      <w:r w:rsidRPr="003508C9">
        <w:tab/>
      </w:r>
      <w:r w:rsidR="00080F9E">
        <w:t>We try out different algorithms to compare and check which one is performing the best.</w:t>
      </w:r>
    </w:p>
    <w:p w14:paraId="048B0248" w14:textId="5A5BDA16" w:rsidR="00080F9E" w:rsidRDefault="003508C9" w:rsidP="003508C9">
      <w:r>
        <w:tab/>
      </w:r>
      <w:r w:rsidR="00080F9E">
        <w:t>We select the following models:</w:t>
      </w:r>
    </w:p>
    <w:p w14:paraId="217AB543" w14:textId="29699D26" w:rsidR="00080F9E" w:rsidRDefault="00080F9E" w:rsidP="003508C9">
      <w:pPr>
        <w:pStyle w:val="ListParagraph"/>
        <w:numPr>
          <w:ilvl w:val="0"/>
          <w:numId w:val="8"/>
        </w:numPr>
      </w:pPr>
      <w:r>
        <w:t>Logistic Regression</w:t>
      </w:r>
    </w:p>
    <w:p w14:paraId="7B889F7B" w14:textId="7DE5EB28" w:rsidR="00080F9E" w:rsidRDefault="00080F9E" w:rsidP="003508C9">
      <w:pPr>
        <w:pStyle w:val="ListParagraph"/>
        <w:numPr>
          <w:ilvl w:val="0"/>
          <w:numId w:val="8"/>
        </w:numPr>
      </w:pPr>
      <w:r>
        <w:t>Linear Discriminant Analysis</w:t>
      </w:r>
    </w:p>
    <w:p w14:paraId="66E58EFD" w14:textId="51BFB3CC" w:rsidR="00080F9E" w:rsidRDefault="00080F9E" w:rsidP="003508C9">
      <w:pPr>
        <w:pStyle w:val="ListParagraph"/>
        <w:numPr>
          <w:ilvl w:val="0"/>
          <w:numId w:val="8"/>
        </w:numPr>
      </w:pPr>
      <w:r>
        <w:t>K Nearest Neighbors</w:t>
      </w:r>
    </w:p>
    <w:p w14:paraId="0FAB6C1C" w14:textId="4A104210" w:rsidR="00080F9E" w:rsidRDefault="00080F9E" w:rsidP="003508C9">
      <w:pPr>
        <w:pStyle w:val="ListParagraph"/>
        <w:numPr>
          <w:ilvl w:val="0"/>
          <w:numId w:val="8"/>
        </w:numPr>
      </w:pPr>
      <w:r>
        <w:t>Decision Tree</w:t>
      </w:r>
    </w:p>
    <w:p w14:paraId="64441BD6" w14:textId="46ABDC31" w:rsidR="00080F9E" w:rsidRDefault="00080F9E" w:rsidP="003508C9">
      <w:pPr>
        <w:pStyle w:val="ListParagraph"/>
        <w:numPr>
          <w:ilvl w:val="0"/>
          <w:numId w:val="8"/>
        </w:numPr>
      </w:pPr>
      <w:del w:id="331" w:author="Li, Yuchen" w:date="2018-08-14T11:16:00Z">
        <w:r w:rsidDel="002231A1">
          <w:delText>Ada</w:delText>
        </w:r>
      </w:del>
      <w:ins w:id="332" w:author="Li, Yuchen" w:date="2018-08-14T11:16:00Z">
        <w:r w:rsidR="002231A1">
          <w:t>Adaptive Boosting</w:t>
        </w:r>
      </w:ins>
      <w:del w:id="333" w:author="Li, Yuchen" w:date="2018-08-14T11:16:00Z">
        <w:r w:rsidDel="002231A1">
          <w:delText>boost</w:delText>
        </w:r>
      </w:del>
    </w:p>
    <w:p w14:paraId="5816B1D6" w14:textId="06C55CC9" w:rsidR="00080F9E" w:rsidRDefault="00080F9E" w:rsidP="003508C9">
      <w:pPr>
        <w:pStyle w:val="ListParagraph"/>
        <w:numPr>
          <w:ilvl w:val="0"/>
          <w:numId w:val="8"/>
        </w:numPr>
      </w:pPr>
      <w:r>
        <w:t>Gradient Boosting</w:t>
      </w:r>
    </w:p>
    <w:p w14:paraId="213022A5" w14:textId="0D80ED80" w:rsidR="00080F9E" w:rsidRDefault="00080F9E" w:rsidP="003508C9">
      <w:pPr>
        <w:pStyle w:val="ListParagraph"/>
        <w:numPr>
          <w:ilvl w:val="0"/>
          <w:numId w:val="8"/>
        </w:numPr>
      </w:pPr>
      <w:r>
        <w:t>Random Forest</w:t>
      </w:r>
    </w:p>
    <w:p w14:paraId="5A23A55F" w14:textId="1BE39DC7" w:rsidR="00080F9E" w:rsidRDefault="00080F9E" w:rsidP="00D823D4">
      <w:pPr>
        <w:pStyle w:val="ListParagraph"/>
        <w:numPr>
          <w:ilvl w:val="0"/>
          <w:numId w:val="8"/>
        </w:numPr>
      </w:pPr>
      <w:r>
        <w:t>Extra Trees Classifier</w:t>
      </w:r>
    </w:p>
    <w:p w14:paraId="2E92105F" w14:textId="0055264D" w:rsidR="00080F9E" w:rsidRDefault="003508C9" w:rsidP="003508C9">
      <w:r>
        <w:lastRenderedPageBreak/>
        <w:tab/>
      </w:r>
      <w:r w:rsidR="00080F9E">
        <w:t>We split the data in</w:t>
      </w:r>
      <w:r w:rsidR="003E3E3E">
        <w:t>to 75% training and 25% testing.</w:t>
      </w:r>
    </w:p>
    <w:p w14:paraId="14FB9024" w14:textId="77777777" w:rsidR="003E3E3E" w:rsidRDefault="003E3E3E" w:rsidP="003508C9"/>
    <w:p w14:paraId="4704141F" w14:textId="3D1A8D24" w:rsidR="003E3E3E" w:rsidRPr="00080F9E" w:rsidRDefault="003E3E3E" w:rsidP="003508C9">
      <w:r>
        <w:rPr>
          <w:noProof/>
          <w:lang w:eastAsia="en-US"/>
        </w:rPr>
        <w:drawing>
          <wp:inline distT="0" distB="0" distL="0" distR="0" wp14:anchorId="3EA56869" wp14:editId="267AFC95">
            <wp:extent cx="5160280" cy="3649134"/>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1 at 8.25.14 AM.png"/>
                    <pic:cNvPicPr/>
                  </pic:nvPicPr>
                  <pic:blipFill>
                    <a:blip r:embed="rId13">
                      <a:extLst>
                        <a:ext uri="{28A0092B-C50C-407E-A947-70E740481C1C}">
                          <a14:useLocalDpi xmlns:a14="http://schemas.microsoft.com/office/drawing/2010/main" val="0"/>
                        </a:ext>
                      </a:extLst>
                    </a:blip>
                    <a:stretch>
                      <a:fillRect/>
                    </a:stretch>
                  </pic:blipFill>
                  <pic:spPr>
                    <a:xfrm>
                      <a:off x="0" y="0"/>
                      <a:ext cx="5185836" cy="3667206"/>
                    </a:xfrm>
                    <a:prstGeom prst="rect">
                      <a:avLst/>
                    </a:prstGeom>
                  </pic:spPr>
                </pic:pic>
              </a:graphicData>
            </a:graphic>
          </wp:inline>
        </w:drawing>
      </w:r>
    </w:p>
    <w:p w14:paraId="47E9CD58" w14:textId="77777777" w:rsidR="00080F9E" w:rsidRDefault="00080F9E" w:rsidP="003508C9"/>
    <w:p w14:paraId="6C00CB6B" w14:textId="77777777" w:rsidR="003E3E3E" w:rsidRDefault="003E3E3E" w:rsidP="003508C9"/>
    <w:p w14:paraId="7588BA35" w14:textId="77777777" w:rsidR="003E3E3E" w:rsidRDefault="003E3E3E" w:rsidP="003508C9"/>
    <w:p w14:paraId="195C8AA7" w14:textId="77777777" w:rsidR="003E3E3E" w:rsidRDefault="003E3E3E" w:rsidP="003508C9"/>
    <w:p w14:paraId="3CB70286" w14:textId="4B5F7B4B" w:rsidR="003E3E3E" w:rsidRDefault="003E3E3E" w:rsidP="003508C9">
      <w:r>
        <w:rPr>
          <w:noProof/>
          <w:lang w:eastAsia="en-US"/>
        </w:rPr>
        <w:lastRenderedPageBreak/>
        <w:drawing>
          <wp:inline distT="0" distB="0" distL="0" distR="0" wp14:anchorId="2E7CC7D8" wp14:editId="6717BEC3">
            <wp:extent cx="5207000" cy="363154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21 at 8.25.44 AM.png"/>
                    <pic:cNvPicPr/>
                  </pic:nvPicPr>
                  <pic:blipFill>
                    <a:blip r:embed="rId14">
                      <a:extLst>
                        <a:ext uri="{28A0092B-C50C-407E-A947-70E740481C1C}">
                          <a14:useLocalDpi xmlns:a14="http://schemas.microsoft.com/office/drawing/2010/main" val="0"/>
                        </a:ext>
                      </a:extLst>
                    </a:blip>
                    <a:stretch>
                      <a:fillRect/>
                    </a:stretch>
                  </pic:blipFill>
                  <pic:spPr>
                    <a:xfrm>
                      <a:off x="0" y="0"/>
                      <a:ext cx="5224094" cy="3643470"/>
                    </a:xfrm>
                    <a:prstGeom prst="rect">
                      <a:avLst/>
                    </a:prstGeom>
                  </pic:spPr>
                </pic:pic>
              </a:graphicData>
            </a:graphic>
          </wp:inline>
        </w:drawing>
      </w:r>
    </w:p>
    <w:p w14:paraId="76E620E6" w14:textId="77777777" w:rsidR="00197E99" w:rsidRDefault="00F07239" w:rsidP="003508C9">
      <w:pPr>
        <w:rPr>
          <w:ins w:id="334" w:author="Mark,Goodhart" w:date="2018-08-01T16:54:00Z"/>
        </w:rPr>
      </w:pPr>
      <w:r>
        <w:tab/>
      </w:r>
    </w:p>
    <w:p w14:paraId="27E29955" w14:textId="77777777" w:rsidR="00197E99" w:rsidRDefault="00197E99" w:rsidP="003508C9">
      <w:pPr>
        <w:rPr>
          <w:ins w:id="335" w:author="Mark,Goodhart" w:date="2018-08-01T16:54:00Z"/>
        </w:rPr>
      </w:pPr>
    </w:p>
    <w:p w14:paraId="53E8903E" w14:textId="4EA42D8F" w:rsidR="003E3E3E" w:rsidRDefault="008970FC" w:rsidP="003508C9">
      <w:ins w:id="336" w:author="Li, Yuchen" w:date="2018-08-14T11:01:00Z">
        <w:r>
          <w:tab/>
        </w:r>
      </w:ins>
      <w:r w:rsidR="00F1763E">
        <w:t>From these results, it seems like GBM is performing the best on the data.</w:t>
      </w:r>
    </w:p>
    <w:p w14:paraId="0720F3B3" w14:textId="77777777" w:rsidR="000A644E" w:rsidRDefault="000A644E" w:rsidP="003508C9"/>
    <w:p w14:paraId="1631E0C3" w14:textId="373667ED" w:rsidR="000A644E" w:rsidDel="008970FC" w:rsidRDefault="003A1FB6" w:rsidP="003508C9">
      <w:pPr>
        <w:rPr>
          <w:del w:id="337" w:author="Li, Yuchen" w:date="2018-08-14T11:01:00Z"/>
        </w:rPr>
      </w:pPr>
      <w:r>
        <w:rPr>
          <w:noProof/>
          <w:lang w:eastAsia="en-US"/>
        </w:rPr>
        <w:drawing>
          <wp:inline distT="0" distB="0" distL="0" distR="0" wp14:anchorId="3D3DCF62" wp14:editId="4BA6445E">
            <wp:extent cx="5943600" cy="2459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21 at 8.34.14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59990"/>
                    </a:xfrm>
                    <a:prstGeom prst="rect">
                      <a:avLst/>
                    </a:prstGeom>
                  </pic:spPr>
                </pic:pic>
              </a:graphicData>
            </a:graphic>
          </wp:inline>
        </w:drawing>
      </w:r>
    </w:p>
    <w:p w14:paraId="01DFA8D9" w14:textId="77777777" w:rsidR="00F1763E" w:rsidRDefault="00F1763E" w:rsidP="003508C9"/>
    <w:p w14:paraId="1D99097C" w14:textId="48BECFCB" w:rsidR="00F1763E" w:rsidRDefault="00F07239" w:rsidP="003508C9">
      <w:r>
        <w:tab/>
      </w:r>
      <w:r w:rsidR="00F1763E">
        <w:t>We now look at other techniques to balance the data.</w:t>
      </w:r>
    </w:p>
    <w:p w14:paraId="130D90F9" w14:textId="77777777" w:rsidR="00F1763E" w:rsidRPr="00F1763E" w:rsidRDefault="00F1763E" w:rsidP="003508C9">
      <w:pPr>
        <w:rPr>
          <w:b/>
          <w:sz w:val="32"/>
        </w:rPr>
      </w:pPr>
    </w:p>
    <w:p w14:paraId="5295A00E" w14:textId="56FC7612" w:rsidR="00F1763E" w:rsidRPr="00F1763E" w:rsidRDefault="00F1763E" w:rsidP="00F07239">
      <w:pPr>
        <w:pStyle w:val="Heading1"/>
      </w:pPr>
      <w:r w:rsidRPr="00F1763E">
        <w:t>Oversampling:</w:t>
      </w:r>
    </w:p>
    <w:p w14:paraId="777B416F" w14:textId="02DC64E2" w:rsidR="00F1763E" w:rsidRDefault="00F07239" w:rsidP="003508C9">
      <w:r>
        <w:tab/>
      </w:r>
      <w:r w:rsidR="00F1763E">
        <w:t>We oversample the minority class to match the majority class in the dataset. This oversampling is done only on the training dataset. No such thing is done for testing dataset.</w:t>
      </w:r>
    </w:p>
    <w:p w14:paraId="2B5C43DD" w14:textId="5C16EAF9" w:rsidR="00F1763E" w:rsidRDefault="00F07239" w:rsidP="003508C9">
      <w:r>
        <w:lastRenderedPageBreak/>
        <w:tab/>
      </w:r>
      <w:r w:rsidR="003A1FB6">
        <w:t xml:space="preserve">We apply GBM </w:t>
      </w:r>
      <w:r w:rsidR="00F1763E">
        <w:t>to the data to check if there is any improvement in the performance metrics.</w:t>
      </w:r>
    </w:p>
    <w:p w14:paraId="0DA43D5F" w14:textId="77777777" w:rsidR="00F1763E" w:rsidRDefault="00F1763E" w:rsidP="003508C9"/>
    <w:p w14:paraId="6BF144E9" w14:textId="6169C170" w:rsidR="00F1763E" w:rsidRDefault="000A644E" w:rsidP="003508C9">
      <w:r>
        <w:rPr>
          <w:noProof/>
          <w:lang w:eastAsia="en-US"/>
        </w:rPr>
        <w:drawing>
          <wp:inline distT="0" distB="0" distL="0" distR="0" wp14:anchorId="312EC932" wp14:editId="4A004341">
            <wp:extent cx="5943600" cy="1897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6-21 at 8.33.22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p>
    <w:p w14:paraId="4499B525" w14:textId="77777777" w:rsidR="003A1FB6" w:rsidRDefault="003A1FB6" w:rsidP="003508C9"/>
    <w:p w14:paraId="57C734F7" w14:textId="76412720" w:rsidR="003A1FB6" w:rsidRDefault="00F07239" w:rsidP="003508C9">
      <w:r>
        <w:tab/>
      </w:r>
      <w:r w:rsidR="003A1FB6">
        <w:t>We see that there is no significant improvement using this method on the test dataset.</w:t>
      </w:r>
    </w:p>
    <w:p w14:paraId="2A766BCE" w14:textId="0B749CE5" w:rsidR="003A1FB6" w:rsidRPr="003A1FB6" w:rsidRDefault="003A1FB6" w:rsidP="00F07239">
      <w:pPr>
        <w:pStyle w:val="Heading1"/>
      </w:pPr>
      <w:r w:rsidRPr="003A1FB6">
        <w:t>Under</w:t>
      </w:r>
      <w:ins w:id="338" w:author="Li, Yuchen" w:date="2018-08-14T11:01:00Z">
        <w:r w:rsidR="008970FC">
          <w:t>-</w:t>
        </w:r>
      </w:ins>
      <w:r w:rsidRPr="003A1FB6">
        <w:t xml:space="preserve">sampling: </w:t>
      </w:r>
    </w:p>
    <w:p w14:paraId="1047D07C" w14:textId="77777777" w:rsidR="003A1FB6" w:rsidRDefault="003A1FB6" w:rsidP="003508C9"/>
    <w:p w14:paraId="20775304" w14:textId="71846B29" w:rsidR="003A1FB6" w:rsidRDefault="00F07239" w:rsidP="003508C9">
      <w:r>
        <w:tab/>
      </w:r>
      <w:r w:rsidR="003A1FB6">
        <w:t>We under</w:t>
      </w:r>
      <w:ins w:id="339" w:author="Li, Yuchen" w:date="2018-08-14T11:01:00Z">
        <w:r w:rsidR="008970FC">
          <w:t>-</w:t>
        </w:r>
      </w:ins>
      <w:r w:rsidR="003A1FB6">
        <w:t xml:space="preserve">sample the majority class to match the minority class in the dataset. This </w:t>
      </w:r>
      <w:del w:id="340" w:author="Mark,Goodhart" w:date="2018-08-01T17:01:00Z">
        <w:r w:rsidR="003A1FB6" w:rsidDel="0055467A">
          <w:delText xml:space="preserve">oversampling </w:delText>
        </w:r>
      </w:del>
      <w:ins w:id="341" w:author="Mark,Goodhart" w:date="2018-08-01T17:01:00Z">
        <w:r w:rsidR="0055467A">
          <w:t>under</w:t>
        </w:r>
      </w:ins>
      <w:ins w:id="342" w:author="Li, Yuchen" w:date="2018-08-14T11:01:00Z">
        <w:r w:rsidR="008970FC">
          <w:t>-</w:t>
        </w:r>
      </w:ins>
      <w:ins w:id="343" w:author="Mark,Goodhart" w:date="2018-08-01T17:01:00Z">
        <w:r w:rsidR="0055467A">
          <w:t xml:space="preserve">sampling </w:t>
        </w:r>
      </w:ins>
      <w:r w:rsidR="003A1FB6">
        <w:t>is done only on the training dataset. No such thing is done for testing dataset.</w:t>
      </w:r>
    </w:p>
    <w:p w14:paraId="3D044F64" w14:textId="1FE05E64" w:rsidR="003A1FB6" w:rsidRDefault="00F07239" w:rsidP="003508C9">
      <w:r>
        <w:tab/>
      </w:r>
      <w:r w:rsidR="003A1FB6">
        <w:t>We apply GBM to the data to check if there is any improvement in the performance metrics.</w:t>
      </w:r>
    </w:p>
    <w:p w14:paraId="1B908096" w14:textId="77777777" w:rsidR="003A1FB6" w:rsidRDefault="003A1FB6" w:rsidP="003508C9"/>
    <w:p w14:paraId="11A1BB29" w14:textId="7FA70959" w:rsidR="003A1FB6" w:rsidRDefault="003A1FB6" w:rsidP="003508C9">
      <w:r>
        <w:rPr>
          <w:noProof/>
          <w:lang w:eastAsia="en-US"/>
        </w:rPr>
        <w:drawing>
          <wp:inline distT="0" distB="0" distL="0" distR="0" wp14:anchorId="461E8521" wp14:editId="7FA9DD36">
            <wp:extent cx="5943600" cy="2081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21 at 8.37.02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inline>
        </w:drawing>
      </w:r>
    </w:p>
    <w:p w14:paraId="24B7DF75" w14:textId="77777777" w:rsidR="003A1FB6" w:rsidRDefault="003A1FB6" w:rsidP="003508C9"/>
    <w:p w14:paraId="329869D0" w14:textId="77777777" w:rsidR="003A1FB6" w:rsidRDefault="003A1FB6" w:rsidP="003508C9"/>
    <w:p w14:paraId="1C201A85" w14:textId="7D91D786" w:rsidR="003A1FB6" w:rsidRDefault="00F07239" w:rsidP="003508C9">
      <w:r>
        <w:tab/>
      </w:r>
      <w:r w:rsidR="003A1FB6">
        <w:t>The results are similar to what we observed from the previous two methods.</w:t>
      </w:r>
    </w:p>
    <w:p w14:paraId="16A61E82" w14:textId="0FA11CA1" w:rsidR="003A1FB6" w:rsidRPr="003A1FB6" w:rsidRDefault="003A1FB6" w:rsidP="00F07239">
      <w:pPr>
        <w:pStyle w:val="Heading1"/>
      </w:pPr>
      <w:r w:rsidRPr="003A1FB6">
        <w:t>SMOTE:</w:t>
      </w:r>
    </w:p>
    <w:p w14:paraId="24FE32CA" w14:textId="5F062E88" w:rsidR="00854BC0" w:rsidRPr="00854BC0" w:rsidRDefault="00F07239" w:rsidP="003508C9">
      <w:r>
        <w:tab/>
      </w:r>
      <w:r w:rsidR="00854BC0" w:rsidRPr="00854BC0">
        <w:t>The SMOTE alg</w:t>
      </w:r>
      <w:r w:rsidR="00EA5D57">
        <w:t>orithm can be broken down into following</w:t>
      </w:r>
      <w:r w:rsidR="00854BC0" w:rsidRPr="00854BC0">
        <w:t xml:space="preserve"> steps:</w:t>
      </w:r>
    </w:p>
    <w:p w14:paraId="46EF25C8" w14:textId="77777777" w:rsidR="00854BC0" w:rsidRPr="00854BC0" w:rsidRDefault="00854BC0" w:rsidP="00F07239">
      <w:pPr>
        <w:pStyle w:val="ListParagraph"/>
        <w:numPr>
          <w:ilvl w:val="0"/>
          <w:numId w:val="9"/>
        </w:numPr>
      </w:pPr>
      <w:r w:rsidRPr="00854BC0">
        <w:t>Randomly pick a point from the minority class.</w:t>
      </w:r>
    </w:p>
    <w:p w14:paraId="5F893E8C" w14:textId="77777777" w:rsidR="00854BC0" w:rsidRPr="00854BC0" w:rsidRDefault="00854BC0" w:rsidP="00F07239">
      <w:pPr>
        <w:pStyle w:val="ListParagraph"/>
        <w:numPr>
          <w:ilvl w:val="0"/>
          <w:numId w:val="9"/>
        </w:numPr>
      </w:pPr>
      <w:r w:rsidRPr="00854BC0">
        <w:t>Compute the </w:t>
      </w:r>
      <w:r w:rsidRPr="000612B5">
        <w:t>k</w:t>
      </w:r>
      <w:r w:rsidRPr="00854BC0">
        <w:t>-nearest neighbors (for some pre-specified </w:t>
      </w:r>
      <w:r w:rsidRPr="000612B5">
        <w:t>k</w:t>
      </w:r>
      <w:r w:rsidRPr="00854BC0">
        <w:t>) for this point.</w:t>
      </w:r>
    </w:p>
    <w:p w14:paraId="2C9717B3" w14:textId="76BC663C" w:rsidR="007C7A24" w:rsidRPr="00F07239" w:rsidRDefault="00854BC0" w:rsidP="00D823D4">
      <w:pPr>
        <w:pStyle w:val="ListParagraph"/>
        <w:numPr>
          <w:ilvl w:val="0"/>
          <w:numId w:val="9"/>
        </w:numPr>
        <w:rPr>
          <w:rFonts w:ascii="Times New Roman" w:eastAsia="Times New Roman" w:hAnsi="Times New Roman" w:cs="Times New Roman"/>
          <w:lang w:eastAsia="en-US"/>
        </w:rPr>
      </w:pPr>
      <w:r w:rsidRPr="00854BC0">
        <w:t>Add </w:t>
      </w:r>
      <w:r w:rsidRPr="000612B5">
        <w:t>k</w:t>
      </w:r>
      <w:r w:rsidRPr="00854BC0">
        <w:t> new points somewhere between the chosen point and each of its neighbors.</w:t>
      </w:r>
    </w:p>
    <w:p w14:paraId="3B74FC07" w14:textId="77777777" w:rsidR="007C7A24" w:rsidRPr="00854BC0" w:rsidRDefault="007C7A24" w:rsidP="003508C9">
      <w:pPr>
        <w:rPr>
          <w:rFonts w:ascii="Times New Roman" w:eastAsia="Times New Roman" w:hAnsi="Times New Roman" w:cs="Times New Roman"/>
          <w:lang w:eastAsia="en-US"/>
        </w:rPr>
      </w:pPr>
    </w:p>
    <w:p w14:paraId="10B34575" w14:textId="1E36EBC5" w:rsidR="00F66E36" w:rsidRDefault="00F07239" w:rsidP="003508C9">
      <w:r>
        <w:tab/>
      </w:r>
      <w:r w:rsidR="007C7A24">
        <w:t xml:space="preserve">After balancing the data, we applied </w:t>
      </w:r>
      <w:r w:rsidR="003A1FB6">
        <w:t xml:space="preserve">GBM </w:t>
      </w:r>
      <w:r w:rsidR="007C7A24">
        <w:t xml:space="preserve">to </w:t>
      </w:r>
      <w:r w:rsidR="00F66E36">
        <w:t>model the data.</w:t>
      </w:r>
    </w:p>
    <w:p w14:paraId="3BFFA83A" w14:textId="77777777" w:rsidR="00EB3D0F" w:rsidRDefault="00EB3D0F" w:rsidP="003508C9"/>
    <w:p w14:paraId="576164E5" w14:textId="77777777" w:rsidR="00EB3D0F" w:rsidRDefault="00665DE0" w:rsidP="003508C9">
      <w:r>
        <w:rPr>
          <w:b/>
          <w:noProof/>
          <w:lang w:eastAsia="en-US"/>
        </w:rPr>
        <w:drawing>
          <wp:inline distT="0" distB="0" distL="0" distR="0" wp14:anchorId="11730D70" wp14:editId="74FE0EEE">
            <wp:extent cx="5943600" cy="2428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21 at 8.49.27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r w:rsidR="00F66E36" w:rsidRPr="00EA5D57">
        <w:rPr>
          <w:b/>
        </w:rPr>
        <w:br/>
      </w:r>
      <w:r w:rsidR="00F07239">
        <w:tab/>
      </w:r>
    </w:p>
    <w:p w14:paraId="023A5B6D" w14:textId="4E68779D" w:rsidR="00FD1478" w:rsidRDefault="00EB3D0F" w:rsidP="003508C9">
      <w:r>
        <w:tab/>
      </w:r>
      <w:r w:rsidR="00665DE0">
        <w:t xml:space="preserve">While the AUC remains the same, there is a change in Precision and Recall values compared to the previous two methods. </w:t>
      </w:r>
    </w:p>
    <w:p w14:paraId="347079BD" w14:textId="7AB35438" w:rsidR="00665DE0" w:rsidRDefault="00F07239" w:rsidP="003508C9">
      <w:r>
        <w:tab/>
      </w:r>
      <w:del w:id="344" w:author="Mark,Goodhart" w:date="2018-08-01T17:03:00Z">
        <w:r w:rsidR="00665DE0" w:rsidDel="0055467A">
          <w:delText xml:space="preserve">It </w:delText>
        </w:r>
      </w:del>
      <w:ins w:id="345" w:author="Mark,Goodhart" w:date="2018-08-01T17:03:00Z">
        <w:r w:rsidR="0055467A">
          <w:t xml:space="preserve">The choice of classification </w:t>
        </w:r>
      </w:ins>
      <w:r w:rsidR="00665DE0">
        <w:t xml:space="preserve">depends on the cost function </w:t>
      </w:r>
      <w:del w:id="346" w:author="Mark,Goodhart" w:date="2018-08-01T17:04:00Z">
        <w:r w:rsidR="00665DE0" w:rsidDel="0055467A">
          <w:delText>to choose the method of classification</w:delText>
        </w:r>
      </w:del>
      <w:ins w:id="347" w:author="Mark,Goodhart" w:date="2018-08-01T17:04:00Z">
        <w:r w:rsidR="0055467A">
          <w:t>the user has in reference to the relative values of falsely calling out 1</w:t>
        </w:r>
      </w:ins>
      <w:ins w:id="348" w:author="Mark,Goodhart" w:date="2018-08-01T17:05:00Z">
        <w:r w:rsidR="0055467A">
          <w:t>’s vs 0’s</w:t>
        </w:r>
      </w:ins>
      <w:r w:rsidR="00665DE0">
        <w:t>.</w:t>
      </w:r>
    </w:p>
    <w:p w14:paraId="13D21C7F" w14:textId="7F0454CE" w:rsidR="000612B5" w:rsidRDefault="000612B5" w:rsidP="003508C9">
      <w:r>
        <w:br/>
      </w:r>
      <w:r>
        <w:br/>
      </w:r>
      <w:r>
        <w:br/>
      </w:r>
    </w:p>
    <w:p w14:paraId="7E9BFAF1" w14:textId="77777777" w:rsidR="000612B5" w:rsidRDefault="000612B5" w:rsidP="003508C9"/>
    <w:p w14:paraId="40F6F958" w14:textId="34FEC8F3" w:rsidR="000612B5" w:rsidRDefault="000612B5" w:rsidP="003508C9"/>
    <w:p w14:paraId="5DC8804E" w14:textId="3F572D20" w:rsidR="000612B5" w:rsidRDefault="00405291" w:rsidP="003508C9">
      <w:pPr>
        <w:rPr>
          <w:ins w:id="349" w:author="Mark,Goodhart" w:date="2018-08-01T17:12:00Z"/>
        </w:rPr>
      </w:pPr>
      <w:ins w:id="350" w:author="Mark,Goodhart" w:date="2018-08-01T17:12:00Z">
        <w:r>
          <w:t>Notes on Statistical Tests:</w:t>
        </w:r>
      </w:ins>
    </w:p>
    <w:p w14:paraId="0E6AEFA2" w14:textId="3777C682" w:rsidR="00405291" w:rsidRDefault="00405291" w:rsidP="003508C9">
      <w:pPr>
        <w:rPr>
          <w:ins w:id="351" w:author="Mark,Goodhart" w:date="2018-08-01T17:12:00Z"/>
        </w:rPr>
      </w:pPr>
    </w:p>
    <w:p w14:paraId="4F501885" w14:textId="77777777" w:rsidR="00405291" w:rsidRDefault="00405291" w:rsidP="003508C9">
      <w:pPr>
        <w:rPr>
          <w:ins w:id="352" w:author="Mark,Goodhart" w:date="2018-08-01T17:18:00Z"/>
          <w:lang w:val="en"/>
        </w:rPr>
      </w:pPr>
      <w:ins w:id="353" w:author="Mark,Goodhart" w:date="2018-08-01T17:18:00Z">
        <w:r>
          <w:rPr>
            <w:b/>
            <w:bCs/>
            <w:lang w:val="en"/>
          </w:rPr>
          <w:t>precision</w:t>
        </w:r>
        <w:r>
          <w:rPr>
            <w:lang w:val="en"/>
          </w:rPr>
          <w:t xml:space="preserve"> (also called </w:t>
        </w:r>
        <w:r>
          <w:rPr>
            <w:lang w:val="en"/>
          </w:rPr>
          <w:fldChar w:fldCharType="begin"/>
        </w:r>
        <w:r>
          <w:rPr>
            <w:lang w:val="en"/>
          </w:rPr>
          <w:instrText xml:space="preserve"> HYPERLINK "https://en.wikipedia.org/wiki/Positive_predictive_value" \o "Positive predictive value" </w:instrText>
        </w:r>
        <w:r>
          <w:rPr>
            <w:lang w:val="en"/>
          </w:rPr>
          <w:fldChar w:fldCharType="separate"/>
        </w:r>
        <w:r>
          <w:rPr>
            <w:rStyle w:val="Hyperlink"/>
            <w:lang w:val="en"/>
          </w:rPr>
          <w:t>positive predictive value</w:t>
        </w:r>
        <w:r>
          <w:rPr>
            <w:lang w:val="en"/>
          </w:rPr>
          <w:fldChar w:fldCharType="end"/>
        </w:r>
        <w:r>
          <w:rPr>
            <w:lang w:val="en"/>
          </w:rPr>
          <w:t>) is the fraction of relevant instances among the retrieved instances</w:t>
        </w:r>
      </w:ins>
    </w:p>
    <w:p w14:paraId="2479E25E" w14:textId="23A00BEA" w:rsidR="00405291" w:rsidRDefault="00405291" w:rsidP="003508C9">
      <w:pPr>
        <w:rPr>
          <w:ins w:id="354" w:author="Mark,Goodhart" w:date="2018-08-01T17:19:00Z"/>
          <w:lang w:val="en"/>
        </w:rPr>
      </w:pPr>
    </w:p>
    <w:p w14:paraId="4DF5D0E5" w14:textId="131623D6" w:rsidR="00405291" w:rsidRDefault="00405291" w:rsidP="003508C9">
      <w:pPr>
        <w:rPr>
          <w:ins w:id="355" w:author="Mark,Goodhart" w:date="2018-08-01T17:18:00Z"/>
          <w:lang w:val="en"/>
        </w:rPr>
      </w:pPr>
      <w:ins w:id="356" w:author="Mark,Goodhart" w:date="2018-08-01T17:19:00Z">
        <w:r>
          <w:rPr>
            <w:b/>
            <w:bCs/>
            <w:lang w:val="en"/>
          </w:rPr>
          <w:t>recall</w:t>
        </w:r>
        <w:r>
          <w:rPr>
            <w:lang w:val="en"/>
          </w:rPr>
          <w:t xml:space="preserve"> (also known as </w:t>
        </w:r>
        <w:r>
          <w:rPr>
            <w:lang w:val="en"/>
          </w:rPr>
          <w:fldChar w:fldCharType="begin"/>
        </w:r>
        <w:r>
          <w:rPr>
            <w:lang w:val="en"/>
          </w:rPr>
          <w:instrText xml:space="preserve"> HYPERLINK "https://en.wikipedia.org/wiki/Sensitivity_and_specificity" \o "Sensitivity and specificity" </w:instrText>
        </w:r>
        <w:r>
          <w:rPr>
            <w:lang w:val="en"/>
          </w:rPr>
          <w:fldChar w:fldCharType="separate"/>
        </w:r>
        <w:r>
          <w:rPr>
            <w:rStyle w:val="Hyperlink"/>
            <w:lang w:val="en"/>
          </w:rPr>
          <w:t>sensitivity</w:t>
        </w:r>
        <w:r>
          <w:rPr>
            <w:lang w:val="en"/>
          </w:rPr>
          <w:fldChar w:fldCharType="end"/>
        </w:r>
        <w:r>
          <w:rPr>
            <w:lang w:val="en"/>
          </w:rPr>
          <w:t>) is the fraction of relevant instances that have been retrieved over the total amount of relevant instances</w:t>
        </w:r>
      </w:ins>
    </w:p>
    <w:p w14:paraId="2E198214" w14:textId="77777777" w:rsidR="00405291" w:rsidRDefault="00405291" w:rsidP="003508C9">
      <w:pPr>
        <w:rPr>
          <w:ins w:id="357" w:author="Mark,Goodhart" w:date="2018-08-01T17:18:00Z"/>
          <w:lang w:val="en"/>
        </w:rPr>
      </w:pPr>
    </w:p>
    <w:p w14:paraId="09074CF6" w14:textId="5EBDCB22" w:rsidR="00405291" w:rsidRDefault="00405291" w:rsidP="003508C9">
      <w:pPr>
        <w:rPr>
          <w:ins w:id="358" w:author="Mark,Goodhart" w:date="2018-08-01T17:23:00Z"/>
          <w:rFonts w:cs="Arial"/>
          <w:color w:val="545454"/>
          <w:lang w:val="en"/>
        </w:rPr>
      </w:pPr>
      <w:ins w:id="359" w:author="Mark,Goodhart" w:date="2018-08-01T17:13:00Z">
        <w:r w:rsidRPr="00405291">
          <w:rPr>
            <w:rFonts w:cs="Arial"/>
            <w:color w:val="545454"/>
            <w:lang w:val="en"/>
            <w:rPrChange w:id="360" w:author="Mark,Goodhart" w:date="2018-08-01T17:20:00Z">
              <w:rPr>
                <w:rFonts w:ascii="Arial" w:hAnsi="Arial" w:cs="Arial"/>
                <w:color w:val="545454"/>
                <w:lang w:val="en"/>
              </w:rPr>
            </w:rPrChange>
          </w:rPr>
          <w:t>The F</w:t>
        </w:r>
        <w:r w:rsidRPr="00405291">
          <w:rPr>
            <w:rFonts w:cs="Arial"/>
            <w:color w:val="545454"/>
            <w:vertAlign w:val="subscript"/>
            <w:lang w:val="en"/>
            <w:rPrChange w:id="361" w:author="Mark,Goodhart" w:date="2018-08-01T17:20:00Z">
              <w:rPr>
                <w:rFonts w:ascii="Arial" w:hAnsi="Arial" w:cs="Arial"/>
                <w:color w:val="545454"/>
                <w:vertAlign w:val="subscript"/>
                <w:lang w:val="en"/>
              </w:rPr>
            </w:rPrChange>
          </w:rPr>
          <w:t>1</w:t>
        </w:r>
        <w:r w:rsidRPr="00405291">
          <w:rPr>
            <w:rFonts w:cs="Arial"/>
            <w:color w:val="545454"/>
            <w:lang w:val="en"/>
            <w:rPrChange w:id="362" w:author="Mark,Goodhart" w:date="2018-08-01T17:20:00Z">
              <w:rPr>
                <w:rFonts w:ascii="Arial" w:hAnsi="Arial" w:cs="Arial"/>
                <w:color w:val="545454"/>
                <w:lang w:val="en"/>
              </w:rPr>
            </w:rPrChange>
          </w:rPr>
          <w:t xml:space="preserve"> </w:t>
        </w:r>
        <w:r w:rsidRPr="00405291">
          <w:rPr>
            <w:rFonts w:cs="Arial"/>
            <w:b/>
            <w:bCs/>
            <w:color w:val="545454"/>
            <w:lang w:val="en"/>
            <w:rPrChange w:id="363" w:author="Mark,Goodhart" w:date="2018-08-01T17:20:00Z">
              <w:rPr>
                <w:rFonts w:ascii="Arial" w:hAnsi="Arial" w:cs="Arial"/>
                <w:b/>
                <w:bCs/>
                <w:color w:val="545454"/>
                <w:lang w:val="en"/>
              </w:rPr>
            </w:rPrChange>
          </w:rPr>
          <w:t>score</w:t>
        </w:r>
        <w:r w:rsidRPr="00405291">
          <w:rPr>
            <w:rFonts w:cs="Arial"/>
            <w:color w:val="545454"/>
            <w:lang w:val="en"/>
            <w:rPrChange w:id="364" w:author="Mark,Goodhart" w:date="2018-08-01T17:20:00Z">
              <w:rPr>
                <w:rFonts w:ascii="Arial" w:hAnsi="Arial" w:cs="Arial"/>
                <w:color w:val="545454"/>
                <w:lang w:val="en"/>
              </w:rPr>
            </w:rPrChange>
          </w:rPr>
          <w:t xml:space="preserve"> is the harmonic average of the precision and recall, where an F</w:t>
        </w:r>
        <w:r w:rsidRPr="00405291">
          <w:rPr>
            <w:rFonts w:cs="Arial"/>
            <w:color w:val="545454"/>
            <w:vertAlign w:val="subscript"/>
            <w:lang w:val="en"/>
            <w:rPrChange w:id="365" w:author="Mark,Goodhart" w:date="2018-08-01T17:20:00Z">
              <w:rPr>
                <w:rFonts w:ascii="Arial" w:hAnsi="Arial" w:cs="Arial"/>
                <w:color w:val="545454"/>
                <w:vertAlign w:val="subscript"/>
                <w:lang w:val="en"/>
              </w:rPr>
            </w:rPrChange>
          </w:rPr>
          <w:t>1</w:t>
        </w:r>
        <w:r w:rsidRPr="00405291">
          <w:rPr>
            <w:rFonts w:cs="Arial"/>
            <w:color w:val="545454"/>
            <w:lang w:val="en"/>
            <w:rPrChange w:id="366" w:author="Mark,Goodhart" w:date="2018-08-01T17:20:00Z">
              <w:rPr>
                <w:rFonts w:ascii="Arial" w:hAnsi="Arial" w:cs="Arial"/>
                <w:color w:val="545454"/>
                <w:lang w:val="en"/>
              </w:rPr>
            </w:rPrChange>
          </w:rPr>
          <w:t xml:space="preserve"> </w:t>
        </w:r>
        <w:r w:rsidRPr="00405291">
          <w:rPr>
            <w:rFonts w:cs="Arial"/>
            <w:b/>
            <w:bCs/>
            <w:color w:val="545454"/>
            <w:lang w:val="en"/>
            <w:rPrChange w:id="367" w:author="Mark,Goodhart" w:date="2018-08-01T17:20:00Z">
              <w:rPr>
                <w:rFonts w:ascii="Arial" w:hAnsi="Arial" w:cs="Arial"/>
                <w:b/>
                <w:bCs/>
                <w:color w:val="545454"/>
                <w:lang w:val="en"/>
              </w:rPr>
            </w:rPrChange>
          </w:rPr>
          <w:t>score</w:t>
        </w:r>
        <w:r w:rsidRPr="00405291">
          <w:rPr>
            <w:rFonts w:cs="Arial"/>
            <w:color w:val="545454"/>
            <w:lang w:val="en"/>
            <w:rPrChange w:id="368" w:author="Mark,Goodhart" w:date="2018-08-01T17:20:00Z">
              <w:rPr>
                <w:rFonts w:ascii="Arial" w:hAnsi="Arial" w:cs="Arial"/>
                <w:color w:val="545454"/>
                <w:lang w:val="en"/>
              </w:rPr>
            </w:rPrChange>
          </w:rPr>
          <w:t xml:space="preserve"> reaches its best value at 1 (perfect precision and recall) and worst at 0.</w:t>
        </w:r>
      </w:ins>
    </w:p>
    <w:p w14:paraId="3226CD71" w14:textId="7400A8B1" w:rsidR="00392E2E" w:rsidRDefault="00392E2E" w:rsidP="003508C9">
      <w:pPr>
        <w:rPr>
          <w:ins w:id="369" w:author="Mark,Goodhart" w:date="2018-08-01T17:33:00Z"/>
          <w:rFonts w:cs="Arial"/>
          <w:color w:val="545454"/>
          <w:lang w:val="en"/>
        </w:rPr>
      </w:pPr>
    </w:p>
    <w:p w14:paraId="67CFC364" w14:textId="77777777" w:rsidR="00A759A9" w:rsidRDefault="00A759A9" w:rsidP="003508C9">
      <w:pPr>
        <w:rPr>
          <w:ins w:id="370" w:author="Mark,Goodhart" w:date="2018-08-01T17:34:00Z"/>
          <w:lang w:val="en"/>
        </w:rPr>
      </w:pPr>
      <w:ins w:id="371" w:author="Mark,Goodhart" w:date="2018-08-01T17:34:00Z">
        <w:r>
          <w:rPr>
            <w:lang w:val="en"/>
          </w:rPr>
          <w:t xml:space="preserve">a </w:t>
        </w:r>
        <w:r>
          <w:rPr>
            <w:b/>
            <w:bCs/>
            <w:lang w:val="en"/>
          </w:rPr>
          <w:t>confusion matrix</w:t>
        </w:r>
        <w:r>
          <w:rPr>
            <w:lang w:val="en"/>
          </w:rPr>
          <w:t xml:space="preserve"> is a table with two rows and two columns that reports the number of </w:t>
        </w:r>
        <w:r>
          <w:rPr>
            <w:i/>
            <w:iCs/>
            <w:lang w:val="en"/>
          </w:rPr>
          <w:t>false positives</w:t>
        </w:r>
        <w:r>
          <w:rPr>
            <w:lang w:val="en"/>
          </w:rPr>
          <w:t xml:space="preserve">, </w:t>
        </w:r>
        <w:r>
          <w:rPr>
            <w:i/>
            <w:iCs/>
            <w:lang w:val="en"/>
          </w:rPr>
          <w:t>false negatives</w:t>
        </w:r>
        <w:r>
          <w:rPr>
            <w:lang w:val="en"/>
          </w:rPr>
          <w:t xml:space="preserve">, </w:t>
        </w:r>
        <w:r>
          <w:rPr>
            <w:i/>
            <w:iCs/>
            <w:lang w:val="en"/>
          </w:rPr>
          <w:t>true positives</w:t>
        </w:r>
        <w:r>
          <w:rPr>
            <w:lang w:val="en"/>
          </w:rPr>
          <w:t xml:space="preserve">, and </w:t>
        </w:r>
        <w:r>
          <w:rPr>
            <w:i/>
            <w:iCs/>
            <w:lang w:val="en"/>
          </w:rPr>
          <w:t>true negatives</w:t>
        </w:r>
        <w:r>
          <w:rPr>
            <w:lang w:val="en"/>
          </w:rPr>
          <w:t xml:space="preserve">. This allows more detailed analysis than mere proportion of correct classifications (accuracy). </w:t>
        </w:r>
      </w:ins>
    </w:p>
    <w:p w14:paraId="7C77A956" w14:textId="77777777" w:rsidR="00A759A9" w:rsidRDefault="00A759A9" w:rsidP="003508C9">
      <w:pPr>
        <w:rPr>
          <w:ins w:id="372" w:author="Mark,Goodhart" w:date="2018-08-01T17:34:00Z"/>
          <w:lang w:val="en"/>
        </w:rPr>
      </w:pPr>
    </w:p>
    <w:p w14:paraId="5F85861D" w14:textId="2076E014" w:rsidR="00A759A9" w:rsidRDefault="00A759A9" w:rsidP="003508C9">
      <w:pPr>
        <w:rPr>
          <w:ins w:id="373" w:author="Mark,Goodhart" w:date="2018-08-01T17:33:00Z"/>
          <w:rFonts w:cs="Arial"/>
          <w:color w:val="545454"/>
          <w:lang w:val="en"/>
        </w:rPr>
      </w:pPr>
    </w:p>
    <w:p w14:paraId="0B7F1511" w14:textId="2557F0B0" w:rsidR="00A759A9" w:rsidRDefault="00A759A9" w:rsidP="003508C9">
      <w:pPr>
        <w:rPr>
          <w:ins w:id="374" w:author="Mark,Goodhart" w:date="2018-08-01T17:33:00Z"/>
          <w:rFonts w:cs="Arial"/>
          <w:color w:val="545454"/>
          <w:lang w:val="en"/>
        </w:rPr>
      </w:pPr>
    </w:p>
    <w:p w14:paraId="39B95CAA" w14:textId="77777777" w:rsidR="00A759A9" w:rsidRDefault="00A759A9" w:rsidP="003508C9">
      <w:pPr>
        <w:rPr>
          <w:ins w:id="375" w:author="Mark,Goodhart" w:date="2018-08-01T17:23:00Z"/>
          <w:rFonts w:cs="Arial"/>
          <w:color w:val="545454"/>
          <w:lang w:val="en"/>
        </w:rPr>
      </w:pPr>
    </w:p>
    <w:p w14:paraId="235BBA64" w14:textId="77777777" w:rsidR="00392E2E" w:rsidRDefault="00392E2E" w:rsidP="003508C9">
      <w:pPr>
        <w:rPr>
          <w:ins w:id="376" w:author="Mark,Goodhart" w:date="2018-08-01T17:32:00Z"/>
          <w:lang w:val="en"/>
        </w:rPr>
      </w:pPr>
      <w:ins w:id="377" w:author="Mark,Goodhart" w:date="2018-08-01T17:32:00Z">
        <w:r>
          <w:rPr>
            <w:noProof/>
          </w:rPr>
          <w:drawing>
            <wp:inline distT="0" distB="0" distL="0" distR="0" wp14:anchorId="300E22B5" wp14:editId="29D0171F">
              <wp:extent cx="5943600" cy="26809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80970"/>
                      </a:xfrm>
                      <a:prstGeom prst="rect">
                        <a:avLst/>
                      </a:prstGeom>
                    </pic:spPr>
                  </pic:pic>
                </a:graphicData>
              </a:graphic>
            </wp:inline>
          </w:drawing>
        </w:r>
      </w:ins>
    </w:p>
    <w:p w14:paraId="56CF70DA" w14:textId="77777777" w:rsidR="00392E2E" w:rsidRDefault="00392E2E" w:rsidP="003508C9">
      <w:pPr>
        <w:rPr>
          <w:ins w:id="378" w:author="Mark,Goodhart" w:date="2018-08-01T17:32:00Z"/>
          <w:lang w:val="en"/>
        </w:rPr>
      </w:pPr>
    </w:p>
    <w:p w14:paraId="1E6263B9" w14:textId="77777777" w:rsidR="00392E2E" w:rsidRDefault="00392E2E" w:rsidP="003508C9">
      <w:pPr>
        <w:rPr>
          <w:ins w:id="379" w:author="Mark,Goodhart" w:date="2018-08-01T17:32:00Z"/>
          <w:lang w:val="en"/>
        </w:rPr>
      </w:pPr>
    </w:p>
    <w:p w14:paraId="578D9BB5" w14:textId="77777777" w:rsidR="00392E2E" w:rsidRDefault="00392E2E" w:rsidP="003508C9">
      <w:pPr>
        <w:rPr>
          <w:ins w:id="380" w:author="Mark,Goodhart" w:date="2018-08-01T17:32:00Z"/>
          <w:lang w:val="en"/>
        </w:rPr>
      </w:pPr>
    </w:p>
    <w:p w14:paraId="4D2F8A6D" w14:textId="3F987A03" w:rsidR="00392E2E" w:rsidRDefault="00392E2E" w:rsidP="003508C9">
      <w:pPr>
        <w:rPr>
          <w:ins w:id="381" w:author="Mark,Goodhart" w:date="2018-08-01T17:24:00Z"/>
          <w:lang w:val="en"/>
        </w:rPr>
      </w:pPr>
      <w:ins w:id="382" w:author="Mark,Goodhart" w:date="2018-08-01T17:23:00Z">
        <w:r>
          <w:rPr>
            <w:lang w:val="en"/>
          </w:rPr>
          <w:fldChar w:fldCharType="begin"/>
        </w:r>
        <w:r>
          <w:rPr>
            <w:lang w:val="en"/>
          </w:rPr>
          <w:instrText xml:space="preserve"> HYPERLINK "https://en.wikipedia.org/wiki/Accuracy_and_precision" \l "In_binary_classification" \o "Accuracy and precision" </w:instrText>
        </w:r>
        <w:r>
          <w:rPr>
            <w:lang w:val="en"/>
          </w:rPr>
          <w:fldChar w:fldCharType="separate"/>
        </w:r>
        <w:r>
          <w:rPr>
            <w:rStyle w:val="Hyperlink"/>
            <w:lang w:val="en"/>
          </w:rPr>
          <w:t>Accuracy</w:t>
        </w:r>
        <w:r>
          <w:rPr>
            <w:lang w:val="en"/>
          </w:rPr>
          <w:fldChar w:fldCharType="end"/>
        </w:r>
        <w:r>
          <w:rPr>
            <w:lang w:val="en"/>
          </w:rPr>
          <w:t xml:space="preserve"> is a weighted arithmetic mean of Precision and Inverse Precision (weighted by Bias) as well as a weighted arithmetic mean of Recall and Inverse Recall (weighted by Prevalence).</w:t>
        </w:r>
        <w:r>
          <w:rPr>
            <w:sz w:val="19"/>
            <w:szCs w:val="19"/>
            <w:vertAlign w:val="superscript"/>
            <w:lang w:val="en"/>
          </w:rPr>
          <w:fldChar w:fldCharType="begin"/>
        </w:r>
        <w:r>
          <w:rPr>
            <w:sz w:val="19"/>
            <w:szCs w:val="19"/>
            <w:vertAlign w:val="superscript"/>
            <w:lang w:val="en"/>
          </w:rPr>
          <w:instrText xml:space="preserve"> HYPERLINK "https://en.wikipedia.org/wiki/Precision_and_recall" \l "cite_note-Powers2011-1" </w:instrText>
        </w:r>
        <w:r>
          <w:rPr>
            <w:sz w:val="19"/>
            <w:szCs w:val="19"/>
            <w:vertAlign w:val="superscript"/>
            <w:lang w:val="en"/>
          </w:rPr>
          <w:fldChar w:fldCharType="separate"/>
        </w:r>
        <w:r>
          <w:rPr>
            <w:rStyle w:val="Hyperlink"/>
            <w:sz w:val="19"/>
            <w:szCs w:val="19"/>
            <w:vertAlign w:val="superscript"/>
            <w:lang w:val="en"/>
          </w:rPr>
          <w:t>[1]</w:t>
        </w:r>
        <w:r>
          <w:rPr>
            <w:sz w:val="19"/>
            <w:szCs w:val="19"/>
            <w:vertAlign w:val="superscript"/>
            <w:lang w:val="en"/>
          </w:rPr>
          <w:fldChar w:fldCharType="end"/>
        </w:r>
        <w:r>
          <w:rPr>
            <w:lang w:val="en"/>
          </w:rPr>
          <w:t xml:space="preserve"> Inverse Precision and Inverse Recall are simply the Precision and Recall of the inverse problem where positive and negative labels are exchanged (for both real classes and prediction labels). Recall and Inverse Recall, or equivalently true positive rate and false positive rate, are frequently plotted against each other as </w:t>
        </w:r>
        <w:r>
          <w:rPr>
            <w:lang w:val="en"/>
          </w:rPr>
          <w:fldChar w:fldCharType="begin"/>
        </w:r>
        <w:r>
          <w:rPr>
            <w:lang w:val="en"/>
          </w:rPr>
          <w:instrText xml:space="preserve"> HYPERLINK "https://en.wikipedia.org/wiki/Receiver_operating_characteristic" \o "Receiver operating characteristic" </w:instrText>
        </w:r>
        <w:r>
          <w:rPr>
            <w:lang w:val="en"/>
          </w:rPr>
          <w:fldChar w:fldCharType="separate"/>
        </w:r>
        <w:r>
          <w:rPr>
            <w:rStyle w:val="Hyperlink"/>
            <w:lang w:val="en"/>
          </w:rPr>
          <w:t>ROC</w:t>
        </w:r>
        <w:r>
          <w:rPr>
            <w:lang w:val="en"/>
          </w:rPr>
          <w:fldChar w:fldCharType="end"/>
        </w:r>
        <w:r>
          <w:rPr>
            <w:lang w:val="en"/>
          </w:rPr>
          <w:t xml:space="preserve"> curves and provide a pr</w:t>
        </w:r>
        <w:bookmarkStart w:id="383" w:name="_GoBack"/>
        <w:bookmarkEnd w:id="383"/>
        <w:r>
          <w:rPr>
            <w:lang w:val="en"/>
          </w:rPr>
          <w:t xml:space="preserve">incipled mechanism to explore operating point tradeoffs. </w:t>
        </w:r>
      </w:ins>
    </w:p>
    <w:p w14:paraId="7276EC66" w14:textId="77777777" w:rsidR="00392E2E" w:rsidRDefault="00392E2E" w:rsidP="003508C9">
      <w:pPr>
        <w:rPr>
          <w:ins w:id="384" w:author="Mark,Goodhart" w:date="2018-08-01T17:24:00Z"/>
          <w:lang w:val="en"/>
        </w:rPr>
      </w:pPr>
    </w:p>
    <w:p w14:paraId="67D41B07" w14:textId="3B132003" w:rsidR="00392E2E" w:rsidRDefault="00392E2E" w:rsidP="003508C9">
      <w:pPr>
        <w:rPr>
          <w:ins w:id="385" w:author="Mark,Goodhart" w:date="2018-08-01T17:24:00Z"/>
          <w:lang w:val="en"/>
        </w:rPr>
      </w:pPr>
      <w:ins w:id="386" w:author="Mark,Goodhart" w:date="2018-08-01T17:23:00Z">
        <w:r>
          <w:rPr>
            <w:lang w:val="en"/>
          </w:rPr>
          <w:t>the application of Recall, Precision and F-measure are argued to be flawed as they ignore the true negative cell of the contingency table, and they are easily manipulated by biasing the predictions.</w:t>
        </w:r>
        <w:r>
          <w:rPr>
            <w:sz w:val="19"/>
            <w:szCs w:val="19"/>
            <w:vertAlign w:val="superscript"/>
            <w:lang w:val="en"/>
          </w:rPr>
          <w:fldChar w:fldCharType="begin"/>
        </w:r>
        <w:r>
          <w:rPr>
            <w:sz w:val="19"/>
            <w:szCs w:val="19"/>
            <w:vertAlign w:val="superscript"/>
            <w:lang w:val="en"/>
          </w:rPr>
          <w:instrText xml:space="preserve"> HYPERLINK "https://en.wikipedia.org/wiki/Precision_and_recall" \l "cite_note-Powers2011-1" </w:instrText>
        </w:r>
        <w:r>
          <w:rPr>
            <w:sz w:val="19"/>
            <w:szCs w:val="19"/>
            <w:vertAlign w:val="superscript"/>
            <w:lang w:val="en"/>
          </w:rPr>
          <w:fldChar w:fldCharType="separate"/>
        </w:r>
        <w:r>
          <w:rPr>
            <w:rStyle w:val="Hyperlink"/>
            <w:sz w:val="19"/>
            <w:szCs w:val="19"/>
            <w:vertAlign w:val="superscript"/>
            <w:lang w:val="en"/>
          </w:rPr>
          <w:t>[1]</w:t>
        </w:r>
        <w:r>
          <w:rPr>
            <w:sz w:val="19"/>
            <w:szCs w:val="19"/>
            <w:vertAlign w:val="superscript"/>
            <w:lang w:val="en"/>
          </w:rPr>
          <w:fldChar w:fldCharType="end"/>
        </w:r>
        <w:r>
          <w:rPr>
            <w:lang w:val="en"/>
          </w:rPr>
          <w:t xml:space="preserve"> </w:t>
        </w:r>
      </w:ins>
    </w:p>
    <w:p w14:paraId="45143C1F" w14:textId="77777777" w:rsidR="00392E2E" w:rsidRDefault="00392E2E" w:rsidP="003508C9">
      <w:pPr>
        <w:rPr>
          <w:ins w:id="387" w:author="Mark,Goodhart" w:date="2018-08-01T17:24:00Z"/>
          <w:lang w:val="en"/>
        </w:rPr>
      </w:pPr>
    </w:p>
    <w:p w14:paraId="0A913569" w14:textId="77777777" w:rsidR="00A759A9" w:rsidRDefault="00392E2E" w:rsidP="003508C9">
      <w:pPr>
        <w:rPr>
          <w:ins w:id="388" w:author="Mark,Goodhart" w:date="2018-08-01T17:39:00Z"/>
          <w:lang w:val="en"/>
        </w:rPr>
      </w:pPr>
      <w:ins w:id="389" w:author="Mark,Goodhart" w:date="2018-08-01T17:23:00Z">
        <w:r>
          <w:rPr>
            <w:lang w:val="en"/>
          </w:rPr>
          <w:t xml:space="preserve">The first problem is 'solved' by using </w:t>
        </w:r>
        <w:r>
          <w:rPr>
            <w:lang w:val="en"/>
          </w:rPr>
          <w:fldChar w:fldCharType="begin"/>
        </w:r>
        <w:r>
          <w:rPr>
            <w:lang w:val="en"/>
          </w:rPr>
          <w:instrText xml:space="preserve"> HYPERLINK "https://en.wikipedia.org/wiki/Accuracy_and_precision" \l "In_binary_classification" \o "Accuracy and precision" </w:instrText>
        </w:r>
        <w:r>
          <w:rPr>
            <w:lang w:val="en"/>
          </w:rPr>
          <w:fldChar w:fldCharType="separate"/>
        </w:r>
        <w:r>
          <w:rPr>
            <w:rStyle w:val="Hyperlink"/>
            <w:lang w:val="en"/>
          </w:rPr>
          <w:t>Accuracy</w:t>
        </w:r>
        <w:r>
          <w:rPr>
            <w:lang w:val="en"/>
          </w:rPr>
          <w:fldChar w:fldCharType="end"/>
        </w:r>
        <w:r>
          <w:rPr>
            <w:lang w:val="en"/>
          </w:rPr>
          <w:t xml:space="preserve"> and</w:t>
        </w:r>
      </w:ins>
      <w:ins w:id="390" w:author="Mark,Goodhart" w:date="2018-08-01T17:39:00Z">
        <w:r w:rsidR="00A759A9">
          <w:rPr>
            <w:lang w:val="en"/>
          </w:rPr>
          <w:t xml:space="preserve"> …..</w:t>
        </w:r>
      </w:ins>
    </w:p>
    <w:p w14:paraId="3A3E7C9B" w14:textId="77777777" w:rsidR="00A759A9" w:rsidRDefault="00A759A9" w:rsidP="003508C9">
      <w:pPr>
        <w:rPr>
          <w:ins w:id="391" w:author="Mark,Goodhart" w:date="2018-08-01T17:39:00Z"/>
          <w:lang w:val="en"/>
        </w:rPr>
      </w:pPr>
    </w:p>
    <w:p w14:paraId="5BE2F592" w14:textId="77777777" w:rsidR="00A759A9" w:rsidRPr="00A759A9" w:rsidRDefault="00A759A9" w:rsidP="003508C9">
      <w:pPr>
        <w:rPr>
          <w:ins w:id="392" w:author="Mark,Goodhart" w:date="2018-08-01T17:39:00Z"/>
          <w:u w:val="single"/>
          <w:lang w:val="en"/>
          <w:rPrChange w:id="393" w:author="Mark,Goodhart" w:date="2018-08-01T17:40:00Z">
            <w:rPr>
              <w:ins w:id="394" w:author="Mark,Goodhart" w:date="2018-08-01T17:39:00Z"/>
              <w:lang w:val="en"/>
            </w:rPr>
          </w:rPrChange>
        </w:rPr>
      </w:pPr>
      <w:ins w:id="395" w:author="Mark,Goodhart" w:date="2018-08-01T17:39:00Z">
        <w:r w:rsidRPr="00A759A9">
          <w:rPr>
            <w:u w:val="single"/>
            <w:lang w:val="en"/>
            <w:rPrChange w:id="396" w:author="Mark,Goodhart" w:date="2018-08-01T17:40:00Z">
              <w:rPr>
                <w:lang w:val="en"/>
              </w:rPr>
            </w:rPrChange>
          </w:rPr>
          <w:t>Metrics not captured in this paper</w:t>
        </w:r>
      </w:ins>
    </w:p>
    <w:p w14:paraId="1F83C101" w14:textId="77777777" w:rsidR="00A759A9" w:rsidRDefault="00A759A9" w:rsidP="003508C9">
      <w:pPr>
        <w:rPr>
          <w:ins w:id="397" w:author="Mark,Goodhart" w:date="2018-08-01T17:40:00Z"/>
          <w:lang w:val="en"/>
        </w:rPr>
      </w:pPr>
    </w:p>
    <w:p w14:paraId="4A707BA3" w14:textId="77777777" w:rsidR="00A759A9" w:rsidRDefault="00A759A9" w:rsidP="003508C9">
      <w:pPr>
        <w:rPr>
          <w:ins w:id="398" w:author="Mark,Goodhart" w:date="2018-08-01T17:40:00Z"/>
          <w:lang w:val="en"/>
        </w:rPr>
      </w:pPr>
      <w:ins w:id="399" w:author="Mark,Goodhart" w:date="2018-08-01T17:40:00Z">
        <w:r>
          <w:rPr>
            <w:lang w:val="en"/>
          </w:rPr>
          <w:t>…</w:t>
        </w:r>
      </w:ins>
      <w:ins w:id="400" w:author="Mark,Goodhart" w:date="2018-08-01T17:23:00Z">
        <w:r w:rsidR="00392E2E">
          <w:rPr>
            <w:lang w:val="en"/>
          </w:rPr>
          <w:t xml:space="preserve"> the second problem is 'solved' by discounting the chance component and renormalizing to </w:t>
        </w:r>
        <w:r w:rsidR="00392E2E">
          <w:rPr>
            <w:lang w:val="en"/>
          </w:rPr>
          <w:fldChar w:fldCharType="begin"/>
        </w:r>
        <w:r w:rsidR="00392E2E">
          <w:rPr>
            <w:lang w:val="en"/>
          </w:rPr>
          <w:instrText xml:space="preserve"> HYPERLINK "https://en.wikipedia.org/wiki/Cohen%27s_kappa" \o "Cohen's kappa" </w:instrText>
        </w:r>
        <w:r w:rsidR="00392E2E">
          <w:rPr>
            <w:lang w:val="en"/>
          </w:rPr>
          <w:fldChar w:fldCharType="separate"/>
        </w:r>
        <w:r w:rsidR="00392E2E">
          <w:rPr>
            <w:rStyle w:val="Hyperlink"/>
            <w:lang w:val="en"/>
          </w:rPr>
          <w:t>Cohen's kappa</w:t>
        </w:r>
        <w:r w:rsidR="00392E2E">
          <w:rPr>
            <w:lang w:val="en"/>
          </w:rPr>
          <w:fldChar w:fldCharType="end"/>
        </w:r>
        <w:r w:rsidR="00392E2E">
          <w:rPr>
            <w:lang w:val="en"/>
          </w:rPr>
          <w:t xml:space="preserve">, but this no longer affords the opportunity to explore tradeoffs graphically. </w:t>
        </w:r>
      </w:ins>
    </w:p>
    <w:p w14:paraId="5547CA20" w14:textId="240E0F5F" w:rsidR="00392E2E" w:rsidRPr="00405291" w:rsidRDefault="00392E2E" w:rsidP="003508C9">
      <w:ins w:id="401" w:author="Mark,Goodhart" w:date="2018-08-01T17:23:00Z">
        <w:r>
          <w:rPr>
            <w:lang w:val="en"/>
          </w:rPr>
          <w:t xml:space="preserve">However, </w:t>
        </w:r>
        <w:r>
          <w:rPr>
            <w:lang w:val="en"/>
          </w:rPr>
          <w:fldChar w:fldCharType="begin"/>
        </w:r>
        <w:r>
          <w:rPr>
            <w:lang w:val="en"/>
          </w:rPr>
          <w:instrText xml:space="preserve"> HYPERLINK "https://en.wikipedia.org/wiki/Informedness" \o "Informedness" </w:instrText>
        </w:r>
        <w:r>
          <w:rPr>
            <w:lang w:val="en"/>
          </w:rPr>
          <w:fldChar w:fldCharType="separate"/>
        </w:r>
        <w:proofErr w:type="spellStart"/>
        <w:r>
          <w:rPr>
            <w:rStyle w:val="Hyperlink"/>
            <w:lang w:val="en"/>
          </w:rPr>
          <w:t>Informedness</w:t>
        </w:r>
        <w:proofErr w:type="spellEnd"/>
        <w:r>
          <w:rPr>
            <w:lang w:val="en"/>
          </w:rPr>
          <w:fldChar w:fldCharType="end"/>
        </w:r>
        <w:r>
          <w:rPr>
            <w:lang w:val="en"/>
          </w:rPr>
          <w:t xml:space="preserve"> and </w:t>
        </w:r>
        <w:r>
          <w:rPr>
            <w:lang w:val="en"/>
          </w:rPr>
          <w:fldChar w:fldCharType="begin"/>
        </w:r>
        <w:r>
          <w:rPr>
            <w:lang w:val="en"/>
          </w:rPr>
          <w:instrText xml:space="preserve"> HYPERLINK "https://en.wikipedia.org/wiki/Markedness" \o "Markedness" </w:instrText>
        </w:r>
        <w:r>
          <w:rPr>
            <w:lang w:val="en"/>
          </w:rPr>
          <w:fldChar w:fldCharType="separate"/>
        </w:r>
        <w:proofErr w:type="spellStart"/>
        <w:r>
          <w:rPr>
            <w:rStyle w:val="Hyperlink"/>
            <w:lang w:val="en"/>
          </w:rPr>
          <w:t>Markedness</w:t>
        </w:r>
        <w:proofErr w:type="spellEnd"/>
        <w:r>
          <w:rPr>
            <w:lang w:val="en"/>
          </w:rPr>
          <w:fldChar w:fldCharType="end"/>
        </w:r>
        <w:r>
          <w:rPr>
            <w:lang w:val="en"/>
          </w:rPr>
          <w:t xml:space="preserve"> are Kappa-like renormalizations of Recall and Precision,</w:t>
        </w:r>
        <w:r>
          <w:rPr>
            <w:sz w:val="19"/>
            <w:szCs w:val="19"/>
            <w:vertAlign w:val="superscript"/>
            <w:lang w:val="en"/>
          </w:rPr>
          <w:fldChar w:fldCharType="begin"/>
        </w:r>
        <w:r>
          <w:rPr>
            <w:sz w:val="19"/>
            <w:szCs w:val="19"/>
            <w:vertAlign w:val="superscript"/>
            <w:lang w:val="en"/>
          </w:rPr>
          <w:instrText xml:space="preserve"> HYPERLINK "https://en.wikipedia.org/wiki/Precision_and_recall" \l "cite_note-3" </w:instrText>
        </w:r>
        <w:r>
          <w:rPr>
            <w:sz w:val="19"/>
            <w:szCs w:val="19"/>
            <w:vertAlign w:val="superscript"/>
            <w:lang w:val="en"/>
          </w:rPr>
          <w:fldChar w:fldCharType="separate"/>
        </w:r>
        <w:r>
          <w:rPr>
            <w:rStyle w:val="Hyperlink"/>
            <w:sz w:val="19"/>
            <w:szCs w:val="19"/>
            <w:vertAlign w:val="superscript"/>
            <w:lang w:val="en"/>
          </w:rPr>
          <w:t>[3]</w:t>
        </w:r>
        <w:r>
          <w:rPr>
            <w:sz w:val="19"/>
            <w:szCs w:val="19"/>
            <w:vertAlign w:val="superscript"/>
            <w:lang w:val="en"/>
          </w:rPr>
          <w:fldChar w:fldCharType="end"/>
        </w:r>
        <w:r>
          <w:rPr>
            <w:lang w:val="en"/>
          </w:rPr>
          <w:t xml:space="preserve"> and their geometric mean </w:t>
        </w:r>
        <w:r>
          <w:rPr>
            <w:lang w:val="en"/>
          </w:rPr>
          <w:fldChar w:fldCharType="begin"/>
        </w:r>
        <w:r>
          <w:rPr>
            <w:lang w:val="en"/>
          </w:rPr>
          <w:instrText xml:space="preserve"> HYPERLINK "https://en.wikipedia.org/wiki/Matthews_correlation_coefficient" \o "Matthews correlation coefficient" </w:instrText>
        </w:r>
        <w:r>
          <w:rPr>
            <w:lang w:val="en"/>
          </w:rPr>
          <w:fldChar w:fldCharType="separate"/>
        </w:r>
        <w:r>
          <w:rPr>
            <w:rStyle w:val="Hyperlink"/>
            <w:lang w:val="en"/>
          </w:rPr>
          <w:t>Matthews correlation coefficient</w:t>
        </w:r>
        <w:r>
          <w:rPr>
            <w:lang w:val="en"/>
          </w:rPr>
          <w:fldChar w:fldCharType="end"/>
        </w:r>
        <w:r>
          <w:rPr>
            <w:lang w:val="en"/>
          </w:rPr>
          <w:t xml:space="preserve"> thus acts like a debiased F-measure.</w:t>
        </w:r>
      </w:ins>
    </w:p>
    <w:sectPr w:rsidR="00392E2E" w:rsidRPr="00405291" w:rsidSect="00BF1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C3BBFB" w14:textId="77777777" w:rsidR="00B65B20" w:rsidRDefault="00B65B20" w:rsidP="008A5664">
      <w:r>
        <w:separator/>
      </w:r>
    </w:p>
  </w:endnote>
  <w:endnote w:type="continuationSeparator" w:id="0">
    <w:p w14:paraId="36C38395" w14:textId="77777777" w:rsidR="00B65B20" w:rsidRDefault="00B65B20" w:rsidP="008A56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Calibri"/>
    <w:panose1 w:val="020B0604020202020204"/>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39D24" w14:textId="77777777" w:rsidR="00B65B20" w:rsidRDefault="00B65B20" w:rsidP="008A5664">
      <w:r>
        <w:separator/>
      </w:r>
    </w:p>
  </w:footnote>
  <w:footnote w:type="continuationSeparator" w:id="0">
    <w:p w14:paraId="0D8C3DBF" w14:textId="77777777" w:rsidR="00B65B20" w:rsidRDefault="00B65B20" w:rsidP="008A56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1182"/>
    <w:multiLevelType w:val="multilevel"/>
    <w:tmpl w:val="AFDAB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B5929"/>
    <w:multiLevelType w:val="hybridMultilevel"/>
    <w:tmpl w:val="0F8E3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E41D5"/>
    <w:multiLevelType w:val="hybridMultilevel"/>
    <w:tmpl w:val="B2C4B0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365B6"/>
    <w:multiLevelType w:val="hybridMultilevel"/>
    <w:tmpl w:val="91C4B5C2"/>
    <w:lvl w:ilvl="0" w:tplc="82404C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34CC2"/>
    <w:multiLevelType w:val="hybridMultilevel"/>
    <w:tmpl w:val="ADB2F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34256E"/>
    <w:multiLevelType w:val="hybridMultilevel"/>
    <w:tmpl w:val="804C6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FB05672"/>
    <w:multiLevelType w:val="hybridMultilevel"/>
    <w:tmpl w:val="5EB2599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503A80"/>
    <w:multiLevelType w:val="hybridMultilevel"/>
    <w:tmpl w:val="14A69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947005"/>
    <w:multiLevelType w:val="hybridMultilevel"/>
    <w:tmpl w:val="9B7A348C"/>
    <w:lvl w:ilvl="0" w:tplc="82404C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7"/>
  </w:num>
  <w:num w:numId="5">
    <w:abstractNumId w:val="6"/>
  </w:num>
  <w:num w:numId="6">
    <w:abstractNumId w:val="4"/>
  </w:num>
  <w:num w:numId="7">
    <w:abstractNumId w:val="8"/>
  </w:num>
  <w:num w:numId="8">
    <w:abstractNumId w:val="5"/>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Goodhart">
    <w15:presenceInfo w15:providerId="AD" w15:userId="S-1-5-21-2425740569-2578367765-1306412021-53098"/>
  </w15:person>
  <w15:person w15:author="Li, Yuchen">
    <w15:presenceInfo w15:providerId="Windows Live" w15:userId="0667be0e-abae-4455-bd20-16ceec774f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E38"/>
    <w:rsid w:val="00004271"/>
    <w:rsid w:val="00010850"/>
    <w:rsid w:val="000612B5"/>
    <w:rsid w:val="00080F9E"/>
    <w:rsid w:val="00086308"/>
    <w:rsid w:val="00091F46"/>
    <w:rsid w:val="000A644E"/>
    <w:rsid w:val="000D2735"/>
    <w:rsid w:val="000F1977"/>
    <w:rsid w:val="001054BD"/>
    <w:rsid w:val="00137DFE"/>
    <w:rsid w:val="00141CFD"/>
    <w:rsid w:val="00197E99"/>
    <w:rsid w:val="002231A1"/>
    <w:rsid w:val="0025027F"/>
    <w:rsid w:val="0027215F"/>
    <w:rsid w:val="002A04DE"/>
    <w:rsid w:val="002A70A1"/>
    <w:rsid w:val="002D0586"/>
    <w:rsid w:val="002D1AF9"/>
    <w:rsid w:val="002D575A"/>
    <w:rsid w:val="003508C9"/>
    <w:rsid w:val="00392E2E"/>
    <w:rsid w:val="003A1FB6"/>
    <w:rsid w:val="003E3E3E"/>
    <w:rsid w:val="00405291"/>
    <w:rsid w:val="00460EFF"/>
    <w:rsid w:val="004D2ED4"/>
    <w:rsid w:val="00500CCA"/>
    <w:rsid w:val="00505DA1"/>
    <w:rsid w:val="0051069A"/>
    <w:rsid w:val="00550771"/>
    <w:rsid w:val="0055467A"/>
    <w:rsid w:val="0062088F"/>
    <w:rsid w:val="0062092A"/>
    <w:rsid w:val="00665DE0"/>
    <w:rsid w:val="00671E38"/>
    <w:rsid w:val="006855F2"/>
    <w:rsid w:val="006D671F"/>
    <w:rsid w:val="00713207"/>
    <w:rsid w:val="00732E9A"/>
    <w:rsid w:val="00754596"/>
    <w:rsid w:val="00761F7E"/>
    <w:rsid w:val="007839DF"/>
    <w:rsid w:val="007952D1"/>
    <w:rsid w:val="007A7855"/>
    <w:rsid w:val="007C7A24"/>
    <w:rsid w:val="007E5B97"/>
    <w:rsid w:val="007F2DAE"/>
    <w:rsid w:val="00854BC0"/>
    <w:rsid w:val="008727C9"/>
    <w:rsid w:val="008970FC"/>
    <w:rsid w:val="008A5664"/>
    <w:rsid w:val="008B33FA"/>
    <w:rsid w:val="008B3B34"/>
    <w:rsid w:val="0090184B"/>
    <w:rsid w:val="00967AFA"/>
    <w:rsid w:val="0098250D"/>
    <w:rsid w:val="009C69FD"/>
    <w:rsid w:val="009F0DBA"/>
    <w:rsid w:val="00A759A9"/>
    <w:rsid w:val="00A97C56"/>
    <w:rsid w:val="00AC25AD"/>
    <w:rsid w:val="00AE3B49"/>
    <w:rsid w:val="00B144FD"/>
    <w:rsid w:val="00B65B20"/>
    <w:rsid w:val="00BB6ECB"/>
    <w:rsid w:val="00BC51CC"/>
    <w:rsid w:val="00BE1DE5"/>
    <w:rsid w:val="00BF1D10"/>
    <w:rsid w:val="00BF7B6B"/>
    <w:rsid w:val="00C0508F"/>
    <w:rsid w:val="00C32715"/>
    <w:rsid w:val="00C439D8"/>
    <w:rsid w:val="00C57A4F"/>
    <w:rsid w:val="00C649DA"/>
    <w:rsid w:val="00C87BA1"/>
    <w:rsid w:val="00D71855"/>
    <w:rsid w:val="00D823D4"/>
    <w:rsid w:val="00DB4A14"/>
    <w:rsid w:val="00DC232E"/>
    <w:rsid w:val="00DC2A6C"/>
    <w:rsid w:val="00DE693C"/>
    <w:rsid w:val="00E2708F"/>
    <w:rsid w:val="00E33373"/>
    <w:rsid w:val="00E56773"/>
    <w:rsid w:val="00E621AF"/>
    <w:rsid w:val="00E7795D"/>
    <w:rsid w:val="00E93239"/>
    <w:rsid w:val="00EA5D57"/>
    <w:rsid w:val="00EA6066"/>
    <w:rsid w:val="00EB3D0F"/>
    <w:rsid w:val="00F07239"/>
    <w:rsid w:val="00F1763E"/>
    <w:rsid w:val="00F52DE9"/>
    <w:rsid w:val="00F66E36"/>
    <w:rsid w:val="00F763C0"/>
    <w:rsid w:val="00F947FF"/>
    <w:rsid w:val="00FD1478"/>
    <w:rsid w:val="00FD4678"/>
    <w:rsid w:val="00FE4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41435"/>
  <w14:defaultImageDpi w14:val="32767"/>
  <w15:chartTrackingRefBased/>
  <w15:docId w15:val="{A35734F4-8ACD-4173-990D-D9E52B6EE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1E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1F4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E3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91F46"/>
    <w:pPr>
      <w:ind w:left="720"/>
      <w:contextualSpacing/>
    </w:pPr>
  </w:style>
  <w:style w:type="character" w:customStyle="1" w:styleId="Heading2Char">
    <w:name w:val="Heading 2 Char"/>
    <w:basedOn w:val="DefaultParagraphFont"/>
    <w:link w:val="Heading2"/>
    <w:uiPriority w:val="9"/>
    <w:rsid w:val="00091F4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54BC0"/>
    <w:pPr>
      <w:spacing w:before="100" w:beforeAutospacing="1" w:after="100" w:afterAutospacing="1"/>
    </w:pPr>
    <w:rPr>
      <w:rFonts w:ascii="Times New Roman" w:hAnsi="Times New Roman" w:cs="Times New Roman"/>
      <w:lang w:eastAsia="en-US"/>
    </w:rPr>
  </w:style>
  <w:style w:type="character" w:styleId="Emphasis">
    <w:name w:val="Emphasis"/>
    <w:basedOn w:val="DefaultParagraphFont"/>
    <w:uiPriority w:val="20"/>
    <w:qFormat/>
    <w:rsid w:val="00854BC0"/>
    <w:rPr>
      <w:i/>
      <w:iCs/>
    </w:rPr>
  </w:style>
  <w:style w:type="paragraph" w:styleId="Header">
    <w:name w:val="header"/>
    <w:basedOn w:val="Normal"/>
    <w:link w:val="HeaderChar"/>
    <w:uiPriority w:val="99"/>
    <w:unhideWhenUsed/>
    <w:rsid w:val="008A5664"/>
    <w:pPr>
      <w:tabs>
        <w:tab w:val="center" w:pos="4680"/>
        <w:tab w:val="right" w:pos="9360"/>
      </w:tabs>
    </w:pPr>
  </w:style>
  <w:style w:type="character" w:customStyle="1" w:styleId="HeaderChar">
    <w:name w:val="Header Char"/>
    <w:basedOn w:val="DefaultParagraphFont"/>
    <w:link w:val="Header"/>
    <w:uiPriority w:val="99"/>
    <w:rsid w:val="008A5664"/>
  </w:style>
  <w:style w:type="paragraph" w:styleId="Footer">
    <w:name w:val="footer"/>
    <w:basedOn w:val="Normal"/>
    <w:link w:val="FooterChar"/>
    <w:uiPriority w:val="99"/>
    <w:unhideWhenUsed/>
    <w:rsid w:val="008A5664"/>
    <w:pPr>
      <w:tabs>
        <w:tab w:val="center" w:pos="4680"/>
        <w:tab w:val="right" w:pos="9360"/>
      </w:tabs>
    </w:pPr>
  </w:style>
  <w:style w:type="character" w:customStyle="1" w:styleId="FooterChar">
    <w:name w:val="Footer Char"/>
    <w:basedOn w:val="DefaultParagraphFont"/>
    <w:link w:val="Footer"/>
    <w:uiPriority w:val="99"/>
    <w:rsid w:val="008A5664"/>
  </w:style>
  <w:style w:type="paragraph" w:styleId="Title">
    <w:name w:val="Title"/>
    <w:basedOn w:val="Normal"/>
    <w:next w:val="Normal"/>
    <w:link w:val="TitleChar"/>
    <w:uiPriority w:val="10"/>
    <w:qFormat/>
    <w:rsid w:val="0062092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092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D823D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23D4"/>
    <w:rPr>
      <w:rFonts w:ascii="Segoe UI" w:hAnsi="Segoe UI" w:cs="Segoe UI"/>
      <w:sz w:val="18"/>
      <w:szCs w:val="18"/>
    </w:rPr>
  </w:style>
  <w:style w:type="character" w:styleId="Hyperlink">
    <w:name w:val="Hyperlink"/>
    <w:basedOn w:val="DefaultParagraphFont"/>
    <w:uiPriority w:val="99"/>
    <w:semiHidden/>
    <w:unhideWhenUsed/>
    <w:rsid w:val="0040529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43716">
      <w:bodyDiv w:val="1"/>
      <w:marLeft w:val="0"/>
      <w:marRight w:val="0"/>
      <w:marTop w:val="0"/>
      <w:marBottom w:val="0"/>
      <w:divBdr>
        <w:top w:val="none" w:sz="0" w:space="0" w:color="auto"/>
        <w:left w:val="none" w:sz="0" w:space="0" w:color="auto"/>
        <w:bottom w:val="none" w:sz="0" w:space="0" w:color="auto"/>
        <w:right w:val="none" w:sz="0" w:space="0" w:color="auto"/>
      </w:divBdr>
    </w:div>
    <w:div w:id="126975383">
      <w:bodyDiv w:val="1"/>
      <w:marLeft w:val="0"/>
      <w:marRight w:val="0"/>
      <w:marTop w:val="0"/>
      <w:marBottom w:val="0"/>
      <w:divBdr>
        <w:top w:val="none" w:sz="0" w:space="0" w:color="auto"/>
        <w:left w:val="none" w:sz="0" w:space="0" w:color="auto"/>
        <w:bottom w:val="none" w:sz="0" w:space="0" w:color="auto"/>
        <w:right w:val="none" w:sz="0" w:space="0" w:color="auto"/>
      </w:divBdr>
    </w:div>
    <w:div w:id="268702318">
      <w:bodyDiv w:val="1"/>
      <w:marLeft w:val="0"/>
      <w:marRight w:val="0"/>
      <w:marTop w:val="0"/>
      <w:marBottom w:val="0"/>
      <w:divBdr>
        <w:top w:val="none" w:sz="0" w:space="0" w:color="auto"/>
        <w:left w:val="none" w:sz="0" w:space="0" w:color="auto"/>
        <w:bottom w:val="none" w:sz="0" w:space="0" w:color="auto"/>
        <w:right w:val="none" w:sz="0" w:space="0" w:color="auto"/>
      </w:divBdr>
    </w:div>
    <w:div w:id="318653155">
      <w:bodyDiv w:val="1"/>
      <w:marLeft w:val="0"/>
      <w:marRight w:val="0"/>
      <w:marTop w:val="0"/>
      <w:marBottom w:val="0"/>
      <w:divBdr>
        <w:top w:val="none" w:sz="0" w:space="0" w:color="auto"/>
        <w:left w:val="none" w:sz="0" w:space="0" w:color="auto"/>
        <w:bottom w:val="none" w:sz="0" w:space="0" w:color="auto"/>
        <w:right w:val="none" w:sz="0" w:space="0" w:color="auto"/>
      </w:divBdr>
    </w:div>
    <w:div w:id="605385083">
      <w:bodyDiv w:val="1"/>
      <w:marLeft w:val="0"/>
      <w:marRight w:val="0"/>
      <w:marTop w:val="0"/>
      <w:marBottom w:val="0"/>
      <w:divBdr>
        <w:top w:val="none" w:sz="0" w:space="0" w:color="auto"/>
        <w:left w:val="none" w:sz="0" w:space="0" w:color="auto"/>
        <w:bottom w:val="none" w:sz="0" w:space="0" w:color="auto"/>
        <w:right w:val="none" w:sz="0" w:space="0" w:color="auto"/>
      </w:divBdr>
    </w:div>
    <w:div w:id="730009041">
      <w:bodyDiv w:val="1"/>
      <w:marLeft w:val="0"/>
      <w:marRight w:val="0"/>
      <w:marTop w:val="0"/>
      <w:marBottom w:val="0"/>
      <w:divBdr>
        <w:top w:val="none" w:sz="0" w:space="0" w:color="auto"/>
        <w:left w:val="none" w:sz="0" w:space="0" w:color="auto"/>
        <w:bottom w:val="none" w:sz="0" w:space="0" w:color="auto"/>
        <w:right w:val="none" w:sz="0" w:space="0" w:color="auto"/>
      </w:divBdr>
    </w:div>
    <w:div w:id="793984791">
      <w:bodyDiv w:val="1"/>
      <w:marLeft w:val="0"/>
      <w:marRight w:val="0"/>
      <w:marTop w:val="0"/>
      <w:marBottom w:val="0"/>
      <w:divBdr>
        <w:top w:val="none" w:sz="0" w:space="0" w:color="auto"/>
        <w:left w:val="none" w:sz="0" w:space="0" w:color="auto"/>
        <w:bottom w:val="none" w:sz="0" w:space="0" w:color="auto"/>
        <w:right w:val="none" w:sz="0" w:space="0" w:color="auto"/>
      </w:divBdr>
    </w:div>
    <w:div w:id="859389305">
      <w:bodyDiv w:val="1"/>
      <w:marLeft w:val="0"/>
      <w:marRight w:val="0"/>
      <w:marTop w:val="0"/>
      <w:marBottom w:val="0"/>
      <w:divBdr>
        <w:top w:val="none" w:sz="0" w:space="0" w:color="auto"/>
        <w:left w:val="none" w:sz="0" w:space="0" w:color="auto"/>
        <w:bottom w:val="none" w:sz="0" w:space="0" w:color="auto"/>
        <w:right w:val="none" w:sz="0" w:space="0" w:color="auto"/>
      </w:divBdr>
    </w:div>
    <w:div w:id="1166631964">
      <w:bodyDiv w:val="1"/>
      <w:marLeft w:val="0"/>
      <w:marRight w:val="0"/>
      <w:marTop w:val="0"/>
      <w:marBottom w:val="0"/>
      <w:divBdr>
        <w:top w:val="none" w:sz="0" w:space="0" w:color="auto"/>
        <w:left w:val="none" w:sz="0" w:space="0" w:color="auto"/>
        <w:bottom w:val="none" w:sz="0" w:space="0" w:color="auto"/>
        <w:right w:val="none" w:sz="0" w:space="0" w:color="auto"/>
      </w:divBdr>
    </w:div>
    <w:div w:id="1455055576">
      <w:bodyDiv w:val="1"/>
      <w:marLeft w:val="0"/>
      <w:marRight w:val="0"/>
      <w:marTop w:val="0"/>
      <w:marBottom w:val="0"/>
      <w:divBdr>
        <w:top w:val="none" w:sz="0" w:space="0" w:color="auto"/>
        <w:left w:val="none" w:sz="0" w:space="0" w:color="auto"/>
        <w:bottom w:val="none" w:sz="0" w:space="0" w:color="auto"/>
        <w:right w:val="none" w:sz="0" w:space="0" w:color="auto"/>
      </w:divBdr>
    </w:div>
    <w:div w:id="1484201135">
      <w:bodyDiv w:val="1"/>
      <w:marLeft w:val="0"/>
      <w:marRight w:val="0"/>
      <w:marTop w:val="0"/>
      <w:marBottom w:val="0"/>
      <w:divBdr>
        <w:top w:val="none" w:sz="0" w:space="0" w:color="auto"/>
        <w:left w:val="none" w:sz="0" w:space="0" w:color="auto"/>
        <w:bottom w:val="none" w:sz="0" w:space="0" w:color="auto"/>
        <w:right w:val="none" w:sz="0" w:space="0" w:color="auto"/>
      </w:divBdr>
    </w:div>
    <w:div w:id="1708601149">
      <w:bodyDiv w:val="1"/>
      <w:marLeft w:val="0"/>
      <w:marRight w:val="0"/>
      <w:marTop w:val="0"/>
      <w:marBottom w:val="0"/>
      <w:divBdr>
        <w:top w:val="none" w:sz="0" w:space="0" w:color="auto"/>
        <w:left w:val="none" w:sz="0" w:space="0" w:color="auto"/>
        <w:bottom w:val="none" w:sz="0" w:space="0" w:color="auto"/>
        <w:right w:val="none" w:sz="0" w:space="0" w:color="auto"/>
      </w:divBdr>
    </w:div>
    <w:div w:id="1909800752">
      <w:bodyDiv w:val="1"/>
      <w:marLeft w:val="0"/>
      <w:marRight w:val="0"/>
      <w:marTop w:val="0"/>
      <w:marBottom w:val="0"/>
      <w:divBdr>
        <w:top w:val="none" w:sz="0" w:space="0" w:color="auto"/>
        <w:left w:val="none" w:sz="0" w:space="0" w:color="auto"/>
        <w:bottom w:val="none" w:sz="0" w:space="0" w:color="auto"/>
        <w:right w:val="none" w:sz="0" w:space="0" w:color="auto"/>
      </w:divBdr>
    </w:div>
    <w:div w:id="1915698802">
      <w:bodyDiv w:val="1"/>
      <w:marLeft w:val="0"/>
      <w:marRight w:val="0"/>
      <w:marTop w:val="0"/>
      <w:marBottom w:val="0"/>
      <w:divBdr>
        <w:top w:val="none" w:sz="0" w:space="0" w:color="auto"/>
        <w:left w:val="none" w:sz="0" w:space="0" w:color="auto"/>
        <w:bottom w:val="none" w:sz="0" w:space="0" w:color="auto"/>
        <w:right w:val="none" w:sz="0" w:space="0" w:color="auto"/>
      </w:divBdr>
    </w:div>
    <w:div w:id="1996492852">
      <w:bodyDiv w:val="1"/>
      <w:marLeft w:val="0"/>
      <w:marRight w:val="0"/>
      <w:marTop w:val="0"/>
      <w:marBottom w:val="0"/>
      <w:divBdr>
        <w:top w:val="none" w:sz="0" w:space="0" w:color="auto"/>
        <w:left w:val="none" w:sz="0" w:space="0" w:color="auto"/>
        <w:bottom w:val="none" w:sz="0" w:space="0" w:color="auto"/>
        <w:right w:val="none" w:sz="0" w:space="0" w:color="auto"/>
      </w:divBdr>
    </w:div>
    <w:div w:id="2017877707">
      <w:bodyDiv w:val="1"/>
      <w:marLeft w:val="0"/>
      <w:marRight w:val="0"/>
      <w:marTop w:val="0"/>
      <w:marBottom w:val="0"/>
      <w:divBdr>
        <w:top w:val="none" w:sz="0" w:space="0" w:color="auto"/>
        <w:left w:val="none" w:sz="0" w:space="0" w:color="auto"/>
        <w:bottom w:val="none" w:sz="0" w:space="0" w:color="auto"/>
        <w:right w:val="none" w:sz="0" w:space="0" w:color="auto"/>
      </w:divBdr>
    </w:div>
    <w:div w:id="20584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16</Pages>
  <Words>3310</Words>
  <Characters>18872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Yuchen</dc:creator>
  <cp:keywords/>
  <dc:description/>
  <cp:lastModifiedBy>Li, Yuchen</cp:lastModifiedBy>
  <cp:revision>13</cp:revision>
  <dcterms:created xsi:type="dcterms:W3CDTF">2018-06-24T21:35:00Z</dcterms:created>
  <dcterms:modified xsi:type="dcterms:W3CDTF">2018-08-14T18:44:00Z</dcterms:modified>
</cp:coreProperties>
</file>